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25390" w14:textId="77777777" w:rsidR="00334813" w:rsidRDefault="000F5B2F">
      <w:pPr>
        <w:pStyle w:val="LO-normal"/>
        <w:jc w:val="center"/>
        <w:rPr>
          <w:rFonts w:ascii="Arial" w:eastAsia="Arial" w:hAnsi="Arial" w:cs="Arial"/>
          <w:b/>
          <w:sz w:val="24"/>
          <w:szCs w:val="24"/>
        </w:rPr>
      </w:pPr>
      <w:bookmarkStart w:id="0" w:name="_heading=h.gjdgxs"/>
      <w:bookmarkEnd w:id="0"/>
      <w:r>
        <w:rPr>
          <w:rFonts w:ascii="Arial" w:eastAsia="Arial" w:hAnsi="Arial" w:cs="Arial"/>
          <w:b/>
          <w:noProof/>
          <w:sz w:val="24"/>
          <w:szCs w:val="24"/>
        </w:rPr>
        <w:drawing>
          <wp:anchor distT="0" distB="0" distL="0" distR="0" simplePos="0" relativeHeight="2" behindDoc="0" locked="0" layoutInCell="1" allowOverlap="1" wp14:anchorId="562E8D47" wp14:editId="52EEB788">
            <wp:simplePos x="0" y="0"/>
            <wp:positionH relativeFrom="column">
              <wp:posOffset>5206365</wp:posOffset>
            </wp:positionH>
            <wp:positionV relativeFrom="paragraph">
              <wp:posOffset>-803910</wp:posOffset>
            </wp:positionV>
            <wp:extent cx="1362075" cy="4953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1362075" cy="495300"/>
                    </a:xfrm>
                    <a:prstGeom prst="rect">
                      <a:avLst/>
                    </a:prstGeom>
                  </pic:spPr>
                </pic:pic>
              </a:graphicData>
            </a:graphic>
          </wp:anchor>
        </w:drawing>
      </w:r>
      <w:r>
        <w:rPr>
          <w:rFonts w:ascii="Arial" w:eastAsia="Arial" w:hAnsi="Arial" w:cs="Arial"/>
          <w:b/>
          <w:sz w:val="24"/>
          <w:szCs w:val="24"/>
        </w:rPr>
        <w:t>GERESTÁGIO - SISTEMA PARA GERENCIAMENTO DE ESTÁGIOS</w:t>
      </w:r>
    </w:p>
    <w:p w14:paraId="659C74A1" w14:textId="77777777" w:rsidR="00334813" w:rsidRDefault="00334813">
      <w:pPr>
        <w:pStyle w:val="LO-normal"/>
        <w:jc w:val="center"/>
        <w:rPr>
          <w:rFonts w:ascii="Arial" w:eastAsia="Arial" w:hAnsi="Arial" w:cs="Arial"/>
          <w:sz w:val="24"/>
          <w:szCs w:val="24"/>
        </w:rPr>
      </w:pPr>
    </w:p>
    <w:p w14:paraId="3E3342F8" w14:textId="17695480" w:rsidR="00334813" w:rsidRDefault="000F5B2F">
      <w:pPr>
        <w:pStyle w:val="LO-normal"/>
        <w:spacing w:after="0" w:line="240" w:lineRule="auto"/>
        <w:ind w:left="4320" w:firstLine="720"/>
        <w:jc w:val="right"/>
        <w:rPr>
          <w:rFonts w:ascii="Arial" w:eastAsia="Arial" w:hAnsi="Arial" w:cs="Arial"/>
          <w:b/>
          <w:sz w:val="24"/>
          <w:szCs w:val="24"/>
        </w:rPr>
      </w:pPr>
      <w:r>
        <w:rPr>
          <w:rFonts w:ascii="Arial" w:eastAsia="Arial" w:hAnsi="Arial" w:cs="Arial"/>
          <w:b/>
          <w:sz w:val="24"/>
          <w:szCs w:val="24"/>
        </w:rPr>
        <w:t>BRAULEYN ZOFOLLI NUNES</w:t>
      </w:r>
      <w:ins w:id="1" w:author="Brauleyn Zofolli Nunes" w:date="2020-12-15T12:49:00Z">
        <w:r w:rsidR="005B1848">
          <w:rPr>
            <w:rFonts w:ascii="Arial" w:eastAsia="Arial" w:hAnsi="Arial" w:cs="Arial"/>
            <w:b/>
            <w:sz w:val="24"/>
            <w:szCs w:val="24"/>
          </w:rPr>
          <w:t xml:space="preserve"> </w:t>
        </w:r>
      </w:ins>
      <w:ins w:id="2" w:author="Brauleyn Zofolli Nunes" w:date="2020-12-15T12:46:00Z">
        <w:r w:rsidR="00552760" w:rsidRPr="00BE33E0">
          <w:rPr>
            <w:rFonts w:ascii="Arial" w:eastAsia="Arial" w:hAnsi="Arial" w:cs="Arial"/>
            <w:b/>
            <w:sz w:val="24"/>
            <w:szCs w:val="24"/>
            <w:vertAlign w:val="superscript"/>
            <w:rPrChange w:id="3" w:author="Brauleyn Zofolli Nunes" w:date="2020-12-15T12:48:00Z">
              <w:rPr>
                <w:rFonts w:ascii="Arial" w:eastAsia="Arial" w:hAnsi="Arial" w:cs="Arial"/>
                <w:b/>
                <w:sz w:val="24"/>
                <w:szCs w:val="24"/>
              </w:rPr>
            </w:rPrChange>
          </w:rPr>
          <w:t>1</w:t>
        </w:r>
      </w:ins>
    </w:p>
    <w:p w14:paraId="543F7193" w14:textId="158E0ECE" w:rsidR="00334813" w:rsidRDefault="0099298A">
      <w:pPr>
        <w:pStyle w:val="LO-normal"/>
        <w:spacing w:after="0" w:line="240" w:lineRule="auto"/>
        <w:ind w:left="5529"/>
        <w:jc w:val="center"/>
        <w:rPr>
          <w:ins w:id="4" w:author="Brauleyn Zofolli Nunes" w:date="2020-12-15T12:49:00Z"/>
          <w:rFonts w:ascii="Arial" w:eastAsia="Arial" w:hAnsi="Arial" w:cs="Arial"/>
          <w:b/>
          <w:sz w:val="24"/>
          <w:szCs w:val="24"/>
        </w:rPr>
        <w:pPrChange w:id="5" w:author="Brauleyn Zofolli Nunes" w:date="2020-12-15T12:50:00Z">
          <w:pPr>
            <w:pStyle w:val="LO-normal"/>
            <w:spacing w:after="0" w:line="240" w:lineRule="auto"/>
            <w:ind w:left="5940"/>
            <w:jc w:val="right"/>
          </w:pPr>
        </w:pPrChange>
      </w:pPr>
      <w:ins w:id="6" w:author="Brauleyn Zofolli Nunes" w:date="2020-12-15T12:50:00Z">
        <w:r>
          <w:rPr>
            <w:rFonts w:ascii="Arial" w:eastAsia="Arial" w:hAnsi="Arial" w:cs="Arial"/>
            <w:b/>
            <w:sz w:val="24"/>
            <w:szCs w:val="24"/>
          </w:rPr>
          <w:t xml:space="preserve">     </w:t>
        </w:r>
      </w:ins>
      <w:ins w:id="7" w:author="Brauleyn Zofolli Nunes" w:date="2020-12-15T12:45:00Z">
        <w:r w:rsidR="008E2891">
          <w:rPr>
            <w:rFonts w:ascii="Arial" w:eastAsia="Arial" w:hAnsi="Arial" w:cs="Arial"/>
            <w:b/>
            <w:sz w:val="24"/>
            <w:szCs w:val="24"/>
          </w:rPr>
          <w:t>RICARDO</w:t>
        </w:r>
      </w:ins>
      <w:ins w:id="8" w:author="Brauleyn Zofolli Nunes" w:date="2020-12-15T12:46:00Z">
        <w:r w:rsidR="00552760">
          <w:rPr>
            <w:rFonts w:ascii="Arial" w:eastAsia="Arial" w:hAnsi="Arial" w:cs="Arial"/>
            <w:b/>
            <w:sz w:val="24"/>
            <w:szCs w:val="24"/>
          </w:rPr>
          <w:t xml:space="preserve"> SILVA CAMPOS</w:t>
        </w:r>
      </w:ins>
      <w:ins w:id="9" w:author="Brauleyn Zofolli Nunes" w:date="2020-12-15T12:49:00Z">
        <w:r>
          <w:rPr>
            <w:rFonts w:ascii="Arial" w:eastAsia="Arial" w:hAnsi="Arial" w:cs="Arial"/>
            <w:b/>
            <w:sz w:val="24"/>
            <w:szCs w:val="24"/>
          </w:rPr>
          <w:t xml:space="preserve"> </w:t>
        </w:r>
        <w:r w:rsidRPr="0099298A">
          <w:rPr>
            <w:rFonts w:ascii="Arial" w:eastAsia="Arial" w:hAnsi="Arial" w:cs="Arial"/>
            <w:b/>
            <w:sz w:val="24"/>
            <w:szCs w:val="24"/>
            <w:vertAlign w:val="superscript"/>
            <w:rPrChange w:id="10" w:author="Brauleyn Zofolli Nunes" w:date="2020-12-15T12:50:00Z">
              <w:rPr>
                <w:rFonts w:ascii="Arial" w:eastAsia="Arial" w:hAnsi="Arial" w:cs="Arial"/>
                <w:b/>
                <w:sz w:val="24"/>
                <w:szCs w:val="24"/>
              </w:rPr>
            </w:rPrChange>
          </w:rPr>
          <w:t>2</w:t>
        </w:r>
      </w:ins>
    </w:p>
    <w:p w14:paraId="20BF6133" w14:textId="77777777" w:rsidR="0099298A" w:rsidRPr="002064C2" w:rsidRDefault="0099298A">
      <w:pPr>
        <w:pStyle w:val="LO-normal"/>
        <w:spacing w:after="0" w:line="240" w:lineRule="auto"/>
        <w:ind w:left="5940"/>
        <w:jc w:val="right"/>
        <w:rPr>
          <w:rFonts w:ascii="Arial" w:eastAsia="Arial" w:hAnsi="Arial" w:cs="Arial"/>
          <w:b/>
          <w:sz w:val="24"/>
          <w:szCs w:val="24"/>
          <w:vertAlign w:val="superscript"/>
          <w:rPrChange w:id="11" w:author="Brauleyn Zofolli Nunes" w:date="2020-12-15T12:48:00Z">
            <w:rPr>
              <w:rFonts w:ascii="Arial" w:eastAsia="Arial" w:hAnsi="Arial" w:cs="Arial"/>
              <w:b/>
              <w:sz w:val="24"/>
              <w:szCs w:val="24"/>
            </w:rPr>
          </w:rPrChange>
        </w:rPr>
        <w:pPrChange w:id="12" w:author="Brauleyn Zofolli Nunes" w:date="2020-12-15T12:49:00Z">
          <w:pPr>
            <w:pStyle w:val="LO-normal"/>
            <w:spacing w:after="0" w:line="240" w:lineRule="auto"/>
            <w:ind w:left="5940"/>
          </w:pPr>
        </w:pPrChange>
      </w:pPr>
    </w:p>
    <w:p w14:paraId="20F4EFAB" w14:textId="4CA7472C" w:rsidR="00334813" w:rsidRDefault="000F5B2F">
      <w:pPr>
        <w:pStyle w:val="LO-normal"/>
        <w:spacing w:after="0" w:line="240" w:lineRule="auto"/>
        <w:jc w:val="both"/>
        <w:rPr>
          <w:rFonts w:ascii="Arial" w:eastAsia="Arial" w:hAnsi="Arial" w:cs="Arial"/>
          <w:b/>
          <w:sz w:val="24"/>
          <w:szCs w:val="24"/>
        </w:rPr>
      </w:pPr>
      <w:r>
        <w:rPr>
          <w:rFonts w:ascii="Arial" w:eastAsia="Arial" w:hAnsi="Arial" w:cs="Arial"/>
          <w:b/>
          <w:sz w:val="24"/>
          <w:szCs w:val="24"/>
        </w:rPr>
        <w:t>RESUMO</w:t>
      </w:r>
    </w:p>
    <w:p w14:paraId="486247EA" w14:textId="7D6DA92E" w:rsidR="00B10E9B" w:rsidRDefault="00B10E9B">
      <w:pPr>
        <w:pStyle w:val="LO-normal"/>
        <w:spacing w:after="0" w:line="240" w:lineRule="auto"/>
        <w:jc w:val="both"/>
        <w:rPr>
          <w:rFonts w:ascii="Arial" w:eastAsia="Arial" w:hAnsi="Arial" w:cs="Arial"/>
          <w:b/>
          <w:sz w:val="24"/>
          <w:szCs w:val="24"/>
        </w:rPr>
      </w:pPr>
    </w:p>
    <w:p w14:paraId="73004D5B" w14:textId="50CD3C9E" w:rsidR="00B10E9B" w:rsidRPr="00912A72" w:rsidRDefault="00912A72">
      <w:pPr>
        <w:pStyle w:val="LO-normal"/>
        <w:spacing w:after="0" w:line="240" w:lineRule="auto"/>
        <w:jc w:val="both"/>
        <w:rPr>
          <w:rFonts w:ascii="Arial" w:eastAsia="Arial" w:hAnsi="Arial" w:cs="Arial"/>
          <w:bCs/>
          <w:sz w:val="24"/>
          <w:szCs w:val="24"/>
        </w:rPr>
      </w:pPr>
      <w:r>
        <w:rPr>
          <w:rFonts w:ascii="Arial" w:eastAsia="Arial" w:hAnsi="Arial" w:cs="Arial"/>
          <w:bCs/>
          <w:sz w:val="24"/>
          <w:szCs w:val="24"/>
        </w:rPr>
        <w:t xml:space="preserve">O </w:t>
      </w:r>
      <w:r w:rsidR="000013FE">
        <w:rPr>
          <w:rFonts w:ascii="Arial" w:eastAsia="Arial" w:hAnsi="Arial" w:cs="Arial"/>
          <w:bCs/>
          <w:sz w:val="24"/>
          <w:szCs w:val="24"/>
        </w:rPr>
        <w:t>artigo a</w:t>
      </w:r>
      <w:r w:rsidR="00CA6F43">
        <w:rPr>
          <w:rFonts w:ascii="Arial" w:eastAsia="Arial" w:hAnsi="Arial" w:cs="Arial"/>
          <w:bCs/>
          <w:sz w:val="24"/>
          <w:szCs w:val="24"/>
        </w:rPr>
        <w:t xml:space="preserve"> seguir tem como objetivo </w:t>
      </w:r>
      <w:r w:rsidR="00830975">
        <w:rPr>
          <w:rFonts w:ascii="Arial" w:eastAsia="Arial" w:hAnsi="Arial" w:cs="Arial"/>
          <w:bCs/>
          <w:sz w:val="24"/>
          <w:szCs w:val="24"/>
        </w:rPr>
        <w:t>apresentar a model</w:t>
      </w:r>
      <w:r w:rsidR="00AF220D">
        <w:rPr>
          <w:rFonts w:ascii="Arial" w:eastAsia="Arial" w:hAnsi="Arial" w:cs="Arial"/>
          <w:bCs/>
          <w:sz w:val="24"/>
          <w:szCs w:val="24"/>
        </w:rPr>
        <w:t>agem</w:t>
      </w:r>
      <w:r w:rsidR="00830975">
        <w:rPr>
          <w:rFonts w:ascii="Arial" w:eastAsia="Arial" w:hAnsi="Arial" w:cs="Arial"/>
          <w:bCs/>
          <w:sz w:val="24"/>
          <w:szCs w:val="24"/>
        </w:rPr>
        <w:t xml:space="preserve"> e </w:t>
      </w:r>
      <w:r w:rsidR="008A4C59">
        <w:rPr>
          <w:rFonts w:ascii="Arial" w:eastAsia="Arial" w:hAnsi="Arial" w:cs="Arial"/>
          <w:bCs/>
          <w:sz w:val="24"/>
          <w:szCs w:val="24"/>
        </w:rPr>
        <w:t>prototipagem</w:t>
      </w:r>
      <w:r w:rsidR="007A53E0">
        <w:rPr>
          <w:rFonts w:ascii="Arial" w:eastAsia="Arial" w:hAnsi="Arial" w:cs="Arial"/>
          <w:bCs/>
          <w:sz w:val="24"/>
          <w:szCs w:val="24"/>
        </w:rPr>
        <w:t xml:space="preserve"> </w:t>
      </w:r>
      <w:commentRangeStart w:id="13"/>
      <w:commentRangeEnd w:id="13"/>
      <w:r w:rsidR="0025355B">
        <w:rPr>
          <w:rStyle w:val="CommentReference"/>
          <w:rFonts w:cs="Mangal"/>
        </w:rPr>
        <w:commentReference w:id="13"/>
      </w:r>
      <w:r w:rsidR="00830975">
        <w:rPr>
          <w:rFonts w:ascii="Arial" w:eastAsia="Arial" w:hAnsi="Arial" w:cs="Arial"/>
          <w:bCs/>
          <w:sz w:val="24"/>
          <w:szCs w:val="24"/>
        </w:rPr>
        <w:t>de um sistema</w:t>
      </w:r>
      <w:r w:rsidR="00735D2C">
        <w:rPr>
          <w:rFonts w:ascii="Arial" w:eastAsia="Arial" w:hAnsi="Arial" w:cs="Arial"/>
          <w:bCs/>
          <w:sz w:val="24"/>
          <w:szCs w:val="24"/>
        </w:rPr>
        <w:t>,</w:t>
      </w:r>
      <w:r w:rsidR="00830975">
        <w:rPr>
          <w:rFonts w:ascii="Arial" w:eastAsia="Arial" w:hAnsi="Arial" w:cs="Arial"/>
          <w:bCs/>
          <w:sz w:val="24"/>
          <w:szCs w:val="24"/>
        </w:rPr>
        <w:t xml:space="preserve"> para </w:t>
      </w:r>
      <w:r w:rsidR="008B62CF">
        <w:rPr>
          <w:rFonts w:ascii="Arial" w:eastAsia="Arial" w:hAnsi="Arial" w:cs="Arial"/>
          <w:bCs/>
          <w:sz w:val="24"/>
          <w:szCs w:val="24"/>
        </w:rPr>
        <w:t xml:space="preserve">atender o </w:t>
      </w:r>
      <w:r w:rsidR="0087271F">
        <w:rPr>
          <w:rFonts w:ascii="Arial" w:eastAsia="Arial" w:hAnsi="Arial" w:cs="Arial"/>
          <w:bCs/>
          <w:sz w:val="24"/>
          <w:szCs w:val="24"/>
        </w:rPr>
        <w:t>processo de gerenciament</w:t>
      </w:r>
      <w:r w:rsidR="00AF220D">
        <w:rPr>
          <w:rFonts w:ascii="Arial" w:eastAsia="Arial" w:hAnsi="Arial" w:cs="Arial"/>
          <w:bCs/>
          <w:sz w:val="24"/>
          <w:szCs w:val="24"/>
        </w:rPr>
        <w:t xml:space="preserve">o </w:t>
      </w:r>
      <w:r w:rsidR="0087271F">
        <w:rPr>
          <w:rFonts w:ascii="Arial" w:eastAsia="Arial" w:hAnsi="Arial" w:cs="Arial"/>
          <w:bCs/>
          <w:sz w:val="24"/>
          <w:szCs w:val="24"/>
        </w:rPr>
        <w:t>de estágio do curso de Sistemas de Informação da Faculdade Metodista Granbery</w:t>
      </w:r>
      <w:r w:rsidR="000C2977">
        <w:rPr>
          <w:rFonts w:ascii="Arial" w:eastAsia="Arial" w:hAnsi="Arial" w:cs="Arial"/>
          <w:bCs/>
          <w:sz w:val="24"/>
          <w:szCs w:val="24"/>
        </w:rPr>
        <w:t xml:space="preserve">. Para isso foram realizadas </w:t>
      </w:r>
      <w:commentRangeStart w:id="14"/>
      <w:r w:rsidR="000C2977">
        <w:rPr>
          <w:rFonts w:ascii="Arial" w:eastAsia="Arial" w:hAnsi="Arial" w:cs="Arial"/>
          <w:bCs/>
          <w:sz w:val="24"/>
          <w:szCs w:val="24"/>
        </w:rPr>
        <w:t xml:space="preserve">entrevistas com a </w:t>
      </w:r>
      <w:del w:id="15" w:author="Brauleyn Zofolli Nunes" w:date="2020-12-15T10:06:00Z">
        <w:r w:rsidR="000C2977" w:rsidDel="005E62A2">
          <w:rPr>
            <w:rFonts w:ascii="Arial" w:eastAsia="Arial" w:hAnsi="Arial" w:cs="Arial"/>
            <w:bCs/>
            <w:sz w:val="24"/>
            <w:szCs w:val="24"/>
          </w:rPr>
          <w:delText xml:space="preserve">coordenação </w:delText>
        </w:r>
      </w:del>
      <w:ins w:id="16" w:author="Brauleyn Zofolli Nunes" w:date="2020-12-15T10:06:00Z">
        <w:r w:rsidR="005E62A2">
          <w:rPr>
            <w:rFonts w:ascii="Arial" w:eastAsia="Arial" w:hAnsi="Arial" w:cs="Arial"/>
            <w:bCs/>
            <w:sz w:val="24"/>
            <w:szCs w:val="24"/>
          </w:rPr>
          <w:t xml:space="preserve">supervisora </w:t>
        </w:r>
      </w:ins>
      <w:r w:rsidR="000C2977">
        <w:rPr>
          <w:rFonts w:ascii="Arial" w:eastAsia="Arial" w:hAnsi="Arial" w:cs="Arial"/>
          <w:bCs/>
          <w:sz w:val="24"/>
          <w:szCs w:val="24"/>
        </w:rPr>
        <w:t>de estágio</w:t>
      </w:r>
      <w:commentRangeEnd w:id="14"/>
      <w:r w:rsidR="001C5476">
        <w:rPr>
          <w:rStyle w:val="CommentReference"/>
          <w:rFonts w:cs="Mangal"/>
        </w:rPr>
        <w:commentReference w:id="14"/>
      </w:r>
      <w:ins w:id="17" w:author="Brauleyn Zofolli Nunes" w:date="2020-12-15T10:06:00Z">
        <w:r w:rsidR="005E62A2">
          <w:rPr>
            <w:rFonts w:ascii="Arial" w:eastAsia="Arial" w:hAnsi="Arial" w:cs="Arial"/>
            <w:bCs/>
            <w:sz w:val="24"/>
            <w:szCs w:val="24"/>
          </w:rPr>
          <w:t xml:space="preserve"> Debora</w:t>
        </w:r>
      </w:ins>
      <w:ins w:id="18" w:author="Brauleyn Zofolli Nunes" w:date="2020-12-15T10:11:00Z">
        <w:r w:rsidR="004D5C81">
          <w:rPr>
            <w:rFonts w:ascii="Arial" w:eastAsia="Arial" w:hAnsi="Arial" w:cs="Arial"/>
            <w:bCs/>
            <w:sz w:val="24"/>
            <w:szCs w:val="24"/>
          </w:rPr>
          <w:t xml:space="preserve"> Corrêa no</w:t>
        </w:r>
        <w:r w:rsidR="00BD70A7">
          <w:rPr>
            <w:rFonts w:ascii="Arial" w:eastAsia="Arial" w:hAnsi="Arial" w:cs="Arial"/>
            <w:bCs/>
            <w:sz w:val="24"/>
            <w:szCs w:val="24"/>
          </w:rPr>
          <w:t xml:space="preserve"> primeiro semestre de </w:t>
        </w:r>
      </w:ins>
      <w:del w:id="19" w:author="Brauleyn Zofolli Nunes" w:date="2020-12-15T10:30:00Z">
        <w:r w:rsidR="00F91030" w:rsidDel="000E0699">
          <w:rPr>
            <w:rFonts w:ascii="Arial" w:eastAsia="Arial" w:hAnsi="Arial" w:cs="Arial"/>
            <w:bCs/>
            <w:sz w:val="24"/>
            <w:szCs w:val="24"/>
          </w:rPr>
          <w:delText>,</w:delText>
        </w:r>
      </w:del>
      <w:ins w:id="20" w:author="Brauleyn Zofolli Nunes" w:date="2020-12-15T10:30:00Z">
        <w:r w:rsidR="000E0699">
          <w:rPr>
            <w:rFonts w:ascii="Arial" w:eastAsia="Arial" w:hAnsi="Arial" w:cs="Arial"/>
            <w:bCs/>
            <w:sz w:val="24"/>
            <w:szCs w:val="24"/>
          </w:rPr>
          <w:t>2020,</w:t>
        </w:r>
      </w:ins>
      <w:r w:rsidR="000C2977">
        <w:rPr>
          <w:rFonts w:ascii="Arial" w:eastAsia="Arial" w:hAnsi="Arial" w:cs="Arial"/>
          <w:bCs/>
          <w:sz w:val="24"/>
          <w:szCs w:val="24"/>
        </w:rPr>
        <w:t xml:space="preserve"> para identificar o funcionamento do processo</w:t>
      </w:r>
      <w:r w:rsidR="00735D2C">
        <w:rPr>
          <w:rFonts w:ascii="Arial" w:eastAsia="Arial" w:hAnsi="Arial" w:cs="Arial"/>
          <w:bCs/>
          <w:sz w:val="24"/>
          <w:szCs w:val="24"/>
        </w:rPr>
        <w:t xml:space="preserve"> e de que </w:t>
      </w:r>
      <w:r w:rsidR="00F91030">
        <w:rPr>
          <w:rFonts w:ascii="Arial" w:eastAsia="Arial" w:hAnsi="Arial" w:cs="Arial"/>
          <w:bCs/>
          <w:sz w:val="24"/>
          <w:szCs w:val="24"/>
        </w:rPr>
        <w:t xml:space="preserve">forma é realizado o controle das informações </w:t>
      </w:r>
      <w:r w:rsidR="00594C7B">
        <w:rPr>
          <w:rFonts w:ascii="Arial" w:eastAsia="Arial" w:hAnsi="Arial" w:cs="Arial"/>
          <w:bCs/>
          <w:sz w:val="24"/>
          <w:szCs w:val="24"/>
        </w:rPr>
        <w:t xml:space="preserve">dos estágios. </w:t>
      </w:r>
      <w:r w:rsidR="00555326">
        <w:rPr>
          <w:rFonts w:ascii="Arial" w:eastAsia="Arial" w:hAnsi="Arial" w:cs="Arial"/>
          <w:bCs/>
          <w:sz w:val="24"/>
          <w:szCs w:val="24"/>
        </w:rPr>
        <w:t>Após diversos leva</w:t>
      </w:r>
      <w:ins w:id="21" w:author="Humberto Dalpra" w:date="2020-12-05T15:11:00Z">
        <w:r w:rsidR="005D5E0C">
          <w:rPr>
            <w:rFonts w:ascii="Arial" w:eastAsia="Arial" w:hAnsi="Arial" w:cs="Arial"/>
            <w:bCs/>
            <w:sz w:val="24"/>
            <w:szCs w:val="24"/>
          </w:rPr>
          <w:t>nta</w:t>
        </w:r>
      </w:ins>
      <w:r w:rsidR="00555326">
        <w:rPr>
          <w:rFonts w:ascii="Arial" w:eastAsia="Arial" w:hAnsi="Arial" w:cs="Arial"/>
          <w:bCs/>
          <w:sz w:val="24"/>
          <w:szCs w:val="24"/>
        </w:rPr>
        <w:t>mentos</w:t>
      </w:r>
      <w:r w:rsidR="005873B7">
        <w:rPr>
          <w:rFonts w:ascii="Arial" w:eastAsia="Arial" w:hAnsi="Arial" w:cs="Arial"/>
          <w:bCs/>
          <w:sz w:val="24"/>
          <w:szCs w:val="24"/>
        </w:rPr>
        <w:t xml:space="preserve"> </w:t>
      </w:r>
      <w:r w:rsidR="00DD0D61">
        <w:rPr>
          <w:rFonts w:ascii="Arial" w:eastAsia="Arial" w:hAnsi="Arial" w:cs="Arial"/>
          <w:bCs/>
          <w:sz w:val="24"/>
          <w:szCs w:val="24"/>
        </w:rPr>
        <w:t xml:space="preserve">com a </w:t>
      </w:r>
      <w:del w:id="22" w:author="Brauleyn Zofolli Nunes" w:date="2020-12-15T10:12:00Z">
        <w:r w:rsidR="00DD0D61" w:rsidDel="00D91AFD">
          <w:rPr>
            <w:rFonts w:ascii="Arial" w:eastAsia="Arial" w:hAnsi="Arial" w:cs="Arial"/>
            <w:bCs/>
            <w:sz w:val="24"/>
            <w:szCs w:val="24"/>
          </w:rPr>
          <w:delText xml:space="preserve">coordenação </w:delText>
        </w:r>
      </w:del>
      <w:ins w:id="23" w:author="Brauleyn Zofolli Nunes" w:date="2020-12-15T10:12:00Z">
        <w:r w:rsidR="00D91AFD">
          <w:rPr>
            <w:rFonts w:ascii="Arial" w:eastAsia="Arial" w:hAnsi="Arial" w:cs="Arial"/>
            <w:bCs/>
            <w:sz w:val="24"/>
            <w:szCs w:val="24"/>
          </w:rPr>
          <w:t xml:space="preserve">supervisão </w:t>
        </w:r>
      </w:ins>
      <w:r w:rsidR="00DD0D61">
        <w:rPr>
          <w:rFonts w:ascii="Arial" w:eastAsia="Arial" w:hAnsi="Arial" w:cs="Arial"/>
          <w:bCs/>
          <w:sz w:val="24"/>
          <w:szCs w:val="24"/>
        </w:rPr>
        <w:t xml:space="preserve">de estágios, foi verificado que o processo não possui </w:t>
      </w:r>
      <w:del w:id="24" w:author="Humberto Dalpra" w:date="2020-12-05T15:11:00Z">
        <w:r w:rsidR="00DD0D61" w:rsidDel="005D5E0C">
          <w:rPr>
            <w:rFonts w:ascii="Arial" w:eastAsia="Arial" w:hAnsi="Arial" w:cs="Arial"/>
            <w:bCs/>
            <w:sz w:val="24"/>
            <w:szCs w:val="24"/>
          </w:rPr>
          <w:delText xml:space="preserve">nem </w:delText>
        </w:r>
      </w:del>
      <w:ins w:id="25" w:author="Humberto Dalpra" w:date="2020-12-05T15:11:00Z">
        <w:r w:rsidR="005D5E0C">
          <w:rPr>
            <w:rFonts w:ascii="Arial" w:eastAsia="Arial" w:hAnsi="Arial" w:cs="Arial"/>
            <w:bCs/>
            <w:sz w:val="24"/>
            <w:szCs w:val="24"/>
          </w:rPr>
          <w:t xml:space="preserve">nenhum </w:t>
        </w:r>
      </w:ins>
      <w:r w:rsidR="00DD0D61">
        <w:rPr>
          <w:rFonts w:ascii="Arial" w:eastAsia="Arial" w:hAnsi="Arial" w:cs="Arial"/>
          <w:bCs/>
          <w:sz w:val="24"/>
          <w:szCs w:val="24"/>
        </w:rPr>
        <w:t>tipo de controle</w:t>
      </w:r>
      <w:r w:rsidR="0022379C">
        <w:rPr>
          <w:rFonts w:ascii="Arial" w:eastAsia="Arial" w:hAnsi="Arial" w:cs="Arial"/>
          <w:bCs/>
          <w:sz w:val="24"/>
          <w:szCs w:val="24"/>
        </w:rPr>
        <w:t xml:space="preserve"> via software</w:t>
      </w:r>
      <w:r w:rsidR="00DC72BF">
        <w:rPr>
          <w:rFonts w:ascii="Arial" w:eastAsia="Arial" w:hAnsi="Arial" w:cs="Arial"/>
          <w:bCs/>
          <w:sz w:val="24"/>
          <w:szCs w:val="24"/>
        </w:rPr>
        <w:t xml:space="preserve">. A partir disso </w:t>
      </w:r>
      <w:r w:rsidR="00594C7B">
        <w:rPr>
          <w:rFonts w:ascii="Arial" w:eastAsia="Arial" w:hAnsi="Arial" w:cs="Arial"/>
          <w:bCs/>
          <w:sz w:val="24"/>
          <w:szCs w:val="24"/>
        </w:rPr>
        <w:t>foi modelado</w:t>
      </w:r>
      <w:r w:rsidR="000C2977">
        <w:rPr>
          <w:rFonts w:ascii="Arial" w:eastAsia="Arial" w:hAnsi="Arial" w:cs="Arial"/>
          <w:bCs/>
          <w:sz w:val="24"/>
          <w:szCs w:val="24"/>
        </w:rPr>
        <w:t xml:space="preserve"> um sistema para permitir tanto </w:t>
      </w:r>
      <w:r w:rsidR="004B5A7A">
        <w:rPr>
          <w:rFonts w:ascii="Arial" w:eastAsia="Arial" w:hAnsi="Arial" w:cs="Arial"/>
          <w:bCs/>
          <w:sz w:val="24"/>
          <w:szCs w:val="24"/>
        </w:rPr>
        <w:t>alunos como</w:t>
      </w:r>
      <w:r w:rsidR="00B46D88">
        <w:rPr>
          <w:rFonts w:ascii="Arial" w:eastAsia="Arial" w:hAnsi="Arial" w:cs="Arial"/>
          <w:bCs/>
          <w:sz w:val="24"/>
          <w:szCs w:val="24"/>
        </w:rPr>
        <w:t xml:space="preserve"> a</w:t>
      </w:r>
      <w:r w:rsidR="004B5A7A">
        <w:rPr>
          <w:rFonts w:ascii="Arial" w:eastAsia="Arial" w:hAnsi="Arial" w:cs="Arial"/>
          <w:bCs/>
          <w:sz w:val="24"/>
          <w:szCs w:val="24"/>
        </w:rPr>
        <w:t xml:space="preserve"> coordenação</w:t>
      </w:r>
      <w:r w:rsidR="00B46D88">
        <w:rPr>
          <w:rFonts w:ascii="Arial" w:eastAsia="Arial" w:hAnsi="Arial" w:cs="Arial"/>
          <w:bCs/>
          <w:sz w:val="24"/>
          <w:szCs w:val="24"/>
        </w:rPr>
        <w:t>,</w:t>
      </w:r>
      <w:r w:rsidR="004B5A7A">
        <w:rPr>
          <w:rFonts w:ascii="Arial" w:eastAsia="Arial" w:hAnsi="Arial" w:cs="Arial"/>
          <w:bCs/>
          <w:sz w:val="24"/>
          <w:szCs w:val="24"/>
        </w:rPr>
        <w:t xml:space="preserve"> </w:t>
      </w:r>
      <w:r w:rsidR="00EA1059">
        <w:rPr>
          <w:rFonts w:ascii="Arial" w:eastAsia="Arial" w:hAnsi="Arial" w:cs="Arial"/>
          <w:bCs/>
          <w:sz w:val="24"/>
          <w:szCs w:val="24"/>
        </w:rPr>
        <w:t xml:space="preserve">o controle de documentos enviados assim como horas de estágio </w:t>
      </w:r>
      <w:del w:id="26" w:author="Humberto Dalpra" w:date="2020-12-05T15:12:00Z">
        <w:r w:rsidR="00EA1059" w:rsidDel="00504A4C">
          <w:rPr>
            <w:rFonts w:ascii="Arial" w:eastAsia="Arial" w:hAnsi="Arial" w:cs="Arial"/>
            <w:bCs/>
            <w:sz w:val="24"/>
            <w:szCs w:val="24"/>
          </w:rPr>
          <w:delText>computadas</w:delText>
        </w:r>
      </w:del>
      <w:ins w:id="27" w:author="Humberto Dalpra" w:date="2020-12-05T15:12:00Z">
        <w:r w:rsidR="00504A4C">
          <w:rPr>
            <w:rFonts w:ascii="Arial" w:eastAsia="Arial" w:hAnsi="Arial" w:cs="Arial"/>
            <w:bCs/>
            <w:sz w:val="24"/>
            <w:szCs w:val="24"/>
          </w:rPr>
          <w:t>contabilizadas</w:t>
        </w:r>
      </w:ins>
      <w:r w:rsidR="00EA1059">
        <w:rPr>
          <w:rFonts w:ascii="Arial" w:eastAsia="Arial" w:hAnsi="Arial" w:cs="Arial"/>
          <w:bCs/>
          <w:sz w:val="24"/>
          <w:szCs w:val="24"/>
        </w:rPr>
        <w:t>.</w:t>
      </w:r>
    </w:p>
    <w:p w14:paraId="6F9B2FBC" w14:textId="77777777" w:rsidR="00334813" w:rsidRDefault="00334813">
      <w:pPr>
        <w:pStyle w:val="LO-normal"/>
        <w:spacing w:after="0" w:line="360" w:lineRule="auto"/>
        <w:jc w:val="both"/>
        <w:rPr>
          <w:rFonts w:ascii="Arial" w:eastAsia="Arial" w:hAnsi="Arial" w:cs="Arial"/>
          <w:b/>
          <w:sz w:val="24"/>
          <w:szCs w:val="24"/>
        </w:rPr>
      </w:pPr>
    </w:p>
    <w:p w14:paraId="48D5BD53" w14:textId="71318690" w:rsidR="00334813" w:rsidRPr="00751F7C" w:rsidRDefault="000F5B2F">
      <w:pPr>
        <w:pStyle w:val="LO-normal"/>
        <w:jc w:val="both"/>
        <w:rPr>
          <w:rFonts w:ascii="Arial" w:eastAsia="Arial" w:hAnsi="Arial" w:cs="Arial"/>
          <w:bCs/>
          <w:sz w:val="24"/>
          <w:szCs w:val="24"/>
        </w:rPr>
      </w:pPr>
      <w:r>
        <w:rPr>
          <w:rFonts w:ascii="Arial" w:eastAsia="Arial" w:hAnsi="Arial" w:cs="Arial"/>
          <w:b/>
          <w:sz w:val="24"/>
          <w:szCs w:val="24"/>
        </w:rPr>
        <w:t xml:space="preserve">Palavras-chave: </w:t>
      </w:r>
      <w:r w:rsidR="00751F7C">
        <w:rPr>
          <w:rFonts w:ascii="Arial" w:eastAsia="Arial" w:hAnsi="Arial" w:cs="Arial"/>
          <w:bCs/>
          <w:sz w:val="24"/>
          <w:szCs w:val="24"/>
        </w:rPr>
        <w:t>Estágio</w:t>
      </w:r>
      <w:r w:rsidR="0022479A">
        <w:rPr>
          <w:rFonts w:ascii="Arial" w:eastAsia="Arial" w:hAnsi="Arial" w:cs="Arial"/>
          <w:bCs/>
          <w:sz w:val="24"/>
          <w:szCs w:val="24"/>
        </w:rPr>
        <w:t>s</w:t>
      </w:r>
      <w:r w:rsidR="00751F7C">
        <w:rPr>
          <w:rFonts w:ascii="Arial" w:eastAsia="Arial" w:hAnsi="Arial" w:cs="Arial"/>
          <w:bCs/>
          <w:sz w:val="24"/>
          <w:szCs w:val="24"/>
        </w:rPr>
        <w:t xml:space="preserve">, </w:t>
      </w:r>
      <w:r w:rsidR="0022479A">
        <w:rPr>
          <w:rFonts w:ascii="Arial" w:eastAsia="Arial" w:hAnsi="Arial" w:cs="Arial"/>
          <w:bCs/>
          <w:sz w:val="24"/>
          <w:szCs w:val="24"/>
        </w:rPr>
        <w:t>Documentos, Gerenciamento, Sistema</w:t>
      </w:r>
      <w:ins w:id="28" w:author="Brauleyn Zofolli Nunes" w:date="2020-12-15T13:03:00Z">
        <w:r w:rsidR="005648FE">
          <w:rPr>
            <w:rFonts w:ascii="Arial" w:eastAsia="Arial" w:hAnsi="Arial" w:cs="Arial"/>
            <w:bCs/>
            <w:sz w:val="24"/>
            <w:szCs w:val="24"/>
          </w:rPr>
          <w:t>, Pr</w:t>
        </w:r>
      </w:ins>
      <w:ins w:id="29" w:author="Brauleyn Zofolli Nunes" w:date="2020-12-15T13:04:00Z">
        <w:r w:rsidR="005648FE">
          <w:rPr>
            <w:rFonts w:ascii="Arial" w:eastAsia="Arial" w:hAnsi="Arial" w:cs="Arial"/>
            <w:bCs/>
            <w:sz w:val="24"/>
            <w:szCs w:val="24"/>
          </w:rPr>
          <w:t>otótipo</w:t>
        </w:r>
      </w:ins>
      <w:r w:rsidR="00030CE7">
        <w:rPr>
          <w:rFonts w:ascii="Arial" w:eastAsia="Arial" w:hAnsi="Arial" w:cs="Arial"/>
          <w:bCs/>
          <w:sz w:val="24"/>
          <w:szCs w:val="24"/>
        </w:rPr>
        <w:t xml:space="preserve"> </w:t>
      </w:r>
    </w:p>
    <w:p w14:paraId="4ACD03A0" w14:textId="77777777" w:rsidR="00334813" w:rsidRDefault="00334813">
      <w:pPr>
        <w:pStyle w:val="LO-normal"/>
        <w:spacing w:after="0" w:line="240" w:lineRule="auto"/>
        <w:jc w:val="both"/>
        <w:rPr>
          <w:rFonts w:ascii="Arial" w:eastAsia="Arial" w:hAnsi="Arial" w:cs="Arial"/>
          <w:sz w:val="24"/>
          <w:szCs w:val="24"/>
        </w:rPr>
      </w:pPr>
    </w:p>
    <w:p w14:paraId="3610EF3C" w14:textId="77777777" w:rsidR="00334813" w:rsidRPr="00516377" w:rsidRDefault="000F5B2F">
      <w:pPr>
        <w:pStyle w:val="LO-normal"/>
        <w:spacing w:after="0" w:line="240" w:lineRule="auto"/>
        <w:jc w:val="both"/>
        <w:rPr>
          <w:rFonts w:ascii="Arial" w:eastAsia="Arial" w:hAnsi="Arial" w:cs="Arial"/>
          <w:b/>
          <w:i/>
          <w:sz w:val="24"/>
          <w:szCs w:val="24"/>
          <w:lang w:val="en-US"/>
        </w:rPr>
      </w:pPr>
      <w:r w:rsidRPr="00516377">
        <w:rPr>
          <w:rFonts w:ascii="Arial" w:eastAsia="Arial" w:hAnsi="Arial" w:cs="Arial"/>
          <w:b/>
          <w:i/>
          <w:sz w:val="24"/>
          <w:szCs w:val="24"/>
          <w:lang w:val="en-US"/>
        </w:rPr>
        <w:t>ABSTRACT</w:t>
      </w:r>
    </w:p>
    <w:p w14:paraId="42B6B008" w14:textId="77777777" w:rsidR="00334813" w:rsidRPr="00516377" w:rsidRDefault="00334813">
      <w:pPr>
        <w:pStyle w:val="LO-normal"/>
        <w:spacing w:after="0" w:line="360" w:lineRule="auto"/>
        <w:jc w:val="both"/>
        <w:rPr>
          <w:rFonts w:ascii="Arial" w:eastAsia="Arial" w:hAnsi="Arial" w:cs="Arial"/>
          <w:i/>
          <w:color w:val="000000"/>
          <w:sz w:val="24"/>
          <w:szCs w:val="24"/>
          <w:lang w:val="en-US"/>
        </w:rPr>
      </w:pPr>
    </w:p>
    <w:p w14:paraId="758BF793" w14:textId="18C44CDF" w:rsidR="00334813" w:rsidRPr="00516377" w:rsidRDefault="0055106F">
      <w:pPr>
        <w:pStyle w:val="LO-normal"/>
        <w:jc w:val="both"/>
        <w:rPr>
          <w:rFonts w:ascii="Arial" w:eastAsia="Arial" w:hAnsi="Arial" w:cs="Arial"/>
          <w:i/>
          <w:color w:val="000000"/>
          <w:sz w:val="24"/>
          <w:szCs w:val="24"/>
          <w:highlight w:val="white"/>
          <w:lang w:val="en-US"/>
        </w:rPr>
      </w:pPr>
      <w:ins w:id="30" w:author="Brauleyn Zofolli Nunes" w:date="2020-12-15T10:33:00Z">
        <w:r w:rsidRPr="0055106F">
          <w:rPr>
            <w:rFonts w:ascii="Arial" w:eastAsia="Arial" w:hAnsi="Arial" w:cs="Arial"/>
            <w:i/>
            <w:color w:val="000000"/>
            <w:sz w:val="24"/>
            <w:szCs w:val="24"/>
            <w:lang w:val="en-US"/>
          </w:rPr>
          <w:t xml:space="preserve">The following article aims to present the modeling and prototyping of a system, to </w:t>
        </w:r>
      </w:ins>
      <w:ins w:id="31" w:author="Brauleyn Zofolli Nunes" w:date="2020-12-15T13:10:00Z">
        <w:r w:rsidR="004025A8">
          <w:rPr>
            <w:rFonts w:ascii="Arial" w:eastAsia="Arial" w:hAnsi="Arial" w:cs="Arial"/>
            <w:i/>
            <w:color w:val="000000"/>
            <w:sz w:val="24"/>
            <w:szCs w:val="24"/>
            <w:lang w:val="en-US"/>
          </w:rPr>
          <w:t>attend</w:t>
        </w:r>
      </w:ins>
      <w:ins w:id="32" w:author="Brauleyn Zofolli Nunes" w:date="2020-12-15T10:33:00Z">
        <w:r w:rsidRPr="0055106F">
          <w:rPr>
            <w:rFonts w:ascii="Arial" w:eastAsia="Arial" w:hAnsi="Arial" w:cs="Arial"/>
            <w:i/>
            <w:color w:val="000000"/>
            <w:sz w:val="24"/>
            <w:szCs w:val="24"/>
            <w:lang w:val="en-US"/>
          </w:rPr>
          <w:t xml:space="preserve"> the stage management process of the Information Systems course at the</w:t>
        </w:r>
      </w:ins>
      <w:ins w:id="33" w:author="Brauleyn Zofolli Nunes" w:date="2020-12-15T10:34:00Z">
        <w:r w:rsidR="00B535A8">
          <w:rPr>
            <w:rFonts w:ascii="Arial" w:eastAsia="Arial" w:hAnsi="Arial" w:cs="Arial"/>
            <w:i/>
            <w:color w:val="000000"/>
            <w:sz w:val="24"/>
            <w:szCs w:val="24"/>
            <w:lang w:val="en-US"/>
          </w:rPr>
          <w:t xml:space="preserve"> Faculdade Metodista Granbery</w:t>
        </w:r>
      </w:ins>
      <w:ins w:id="34" w:author="Brauleyn Zofolli Nunes" w:date="2020-12-15T10:33:00Z">
        <w:r w:rsidRPr="0055106F">
          <w:rPr>
            <w:rFonts w:ascii="Arial" w:eastAsia="Arial" w:hAnsi="Arial" w:cs="Arial"/>
            <w:i/>
            <w:color w:val="000000"/>
            <w:sz w:val="24"/>
            <w:szCs w:val="24"/>
            <w:lang w:val="en-US"/>
          </w:rPr>
          <w:t xml:space="preserve">. For this, interviews were conducted with the internship supervisor Debora Corrêa in the first half of 2020, to identify the functioning of the process and how the control of the internship information is carried out. After several surveys with the supervision of </w:t>
        </w:r>
      </w:ins>
      <w:ins w:id="35" w:author="Brauleyn Zofolli Nunes" w:date="2020-12-15T13:11:00Z">
        <w:r w:rsidR="00895DC8" w:rsidRPr="0055106F">
          <w:rPr>
            <w:rFonts w:ascii="Arial" w:eastAsia="Arial" w:hAnsi="Arial" w:cs="Arial"/>
            <w:i/>
            <w:color w:val="000000"/>
            <w:sz w:val="24"/>
            <w:szCs w:val="24"/>
            <w:lang w:val="en-US"/>
          </w:rPr>
          <w:t>internships</w:t>
        </w:r>
      </w:ins>
      <w:ins w:id="36" w:author="Brauleyn Zofolli Nunes" w:date="2020-12-15T10:33:00Z">
        <w:r w:rsidRPr="0055106F">
          <w:rPr>
            <w:rFonts w:ascii="Arial" w:eastAsia="Arial" w:hAnsi="Arial" w:cs="Arial"/>
            <w:i/>
            <w:color w:val="000000"/>
            <w:sz w:val="24"/>
            <w:szCs w:val="24"/>
            <w:lang w:val="en-US"/>
          </w:rPr>
          <w:t>, it was verified that the process does not have any type of control via software. From this, a system was modeled to allow both students and coordination, the control of documents sent as well as internship hours counted.</w:t>
        </w:r>
      </w:ins>
      <w:del w:id="37" w:author="Brauleyn Zofolli Nunes" w:date="2020-12-15T10:33:00Z">
        <w:r w:rsidR="00E62439" w:rsidRPr="00516377" w:rsidDel="0055106F">
          <w:rPr>
            <w:rFonts w:ascii="Arial" w:eastAsia="Arial" w:hAnsi="Arial" w:cs="Arial"/>
            <w:i/>
            <w:color w:val="000000"/>
            <w:sz w:val="24"/>
            <w:szCs w:val="24"/>
            <w:lang w:val="en-US"/>
          </w:rPr>
          <w:delText xml:space="preserve">The following article aims to present the modeling and </w:delText>
        </w:r>
        <w:r w:rsidR="007B60CE" w:rsidDel="0055106F">
          <w:rPr>
            <w:rFonts w:ascii="Arial" w:eastAsia="Arial" w:hAnsi="Arial" w:cs="Arial"/>
            <w:i/>
            <w:color w:val="000000"/>
            <w:sz w:val="24"/>
            <w:szCs w:val="24"/>
            <w:lang w:val="en-US"/>
          </w:rPr>
          <w:delText>proto</w:delText>
        </w:r>
        <w:r w:rsidR="00B059A1" w:rsidDel="0055106F">
          <w:rPr>
            <w:rFonts w:ascii="Arial" w:eastAsia="Arial" w:hAnsi="Arial" w:cs="Arial"/>
            <w:i/>
            <w:color w:val="000000"/>
            <w:sz w:val="24"/>
            <w:szCs w:val="24"/>
            <w:lang w:val="en-US"/>
          </w:rPr>
          <w:delText>typing</w:delText>
        </w:r>
        <w:r w:rsidR="00E62439" w:rsidRPr="00516377" w:rsidDel="0055106F">
          <w:rPr>
            <w:rFonts w:ascii="Arial" w:eastAsia="Arial" w:hAnsi="Arial" w:cs="Arial"/>
            <w:i/>
            <w:color w:val="000000"/>
            <w:sz w:val="24"/>
            <w:szCs w:val="24"/>
            <w:lang w:val="en-US"/>
          </w:rPr>
          <w:delText xml:space="preserve"> of a system, to </w:delText>
        </w:r>
      </w:del>
      <w:del w:id="38" w:author="Brauleyn Zofolli Nunes" w:date="2020-12-15T10:23:00Z">
        <w:r w:rsidR="00E62439" w:rsidRPr="00516377" w:rsidDel="00BA70D1">
          <w:rPr>
            <w:rFonts w:ascii="Arial" w:eastAsia="Arial" w:hAnsi="Arial" w:cs="Arial"/>
            <w:i/>
            <w:color w:val="000000"/>
            <w:sz w:val="24"/>
            <w:szCs w:val="24"/>
            <w:lang w:val="en-US"/>
          </w:rPr>
          <w:delText>meet</w:delText>
        </w:r>
      </w:del>
      <w:del w:id="39" w:author="Brauleyn Zofolli Nunes" w:date="2020-12-15T10:33:00Z">
        <w:r w:rsidR="00E62439" w:rsidRPr="00516377" w:rsidDel="0055106F">
          <w:rPr>
            <w:rFonts w:ascii="Arial" w:eastAsia="Arial" w:hAnsi="Arial" w:cs="Arial"/>
            <w:i/>
            <w:color w:val="000000"/>
            <w:sz w:val="24"/>
            <w:szCs w:val="24"/>
            <w:lang w:val="en-US"/>
          </w:rPr>
          <w:delText xml:space="preserve"> the internship management process of the Information Systems course at Faculdade Metodista Granbery. For this, interviews </w:delText>
        </w:r>
      </w:del>
      <w:del w:id="40" w:author="Brauleyn Zofolli Nunes" w:date="2020-12-15T10:23:00Z">
        <w:r w:rsidR="00E62439" w:rsidRPr="00516377" w:rsidDel="001F5281">
          <w:rPr>
            <w:rFonts w:ascii="Arial" w:eastAsia="Arial" w:hAnsi="Arial" w:cs="Arial"/>
            <w:i/>
            <w:color w:val="000000"/>
            <w:sz w:val="24"/>
            <w:szCs w:val="24"/>
            <w:lang w:val="en-US"/>
          </w:rPr>
          <w:delText xml:space="preserve">were conducted </w:delText>
        </w:r>
      </w:del>
      <w:del w:id="41" w:author="Brauleyn Zofolli Nunes" w:date="2020-12-15T10:33:00Z">
        <w:r w:rsidR="00E62439" w:rsidRPr="00516377" w:rsidDel="0055106F">
          <w:rPr>
            <w:rFonts w:ascii="Arial" w:eastAsia="Arial" w:hAnsi="Arial" w:cs="Arial"/>
            <w:i/>
            <w:color w:val="000000"/>
            <w:sz w:val="24"/>
            <w:szCs w:val="24"/>
            <w:lang w:val="en-US"/>
          </w:rPr>
          <w:delText>with the internship coordination, to identify the functioning of the process and how the control of the internship information is carried out. After several surveys with the coordination of stages, it was found that the process does not even have any type of control via software. From this, a system was modeled to allow both students and coordination, control of documents sent as well as computed internship hours</w:delText>
        </w:r>
        <w:r w:rsidR="00531D3F" w:rsidRPr="00516377" w:rsidDel="0055106F">
          <w:rPr>
            <w:rFonts w:ascii="Arial" w:eastAsia="Arial" w:hAnsi="Arial" w:cs="Arial"/>
            <w:i/>
            <w:color w:val="000000"/>
            <w:sz w:val="24"/>
            <w:szCs w:val="24"/>
            <w:lang w:val="en-US"/>
          </w:rPr>
          <w:delText>.</w:delText>
        </w:r>
      </w:del>
    </w:p>
    <w:p w14:paraId="01DFFEFB" w14:textId="396869C7" w:rsidR="00334813" w:rsidRPr="00516377" w:rsidRDefault="000F5B2F" w:rsidP="00F51EF0">
      <w:pPr>
        <w:pStyle w:val="LO-normal"/>
        <w:jc w:val="both"/>
        <w:rPr>
          <w:rFonts w:ascii="Arial" w:eastAsia="Arial" w:hAnsi="Arial" w:cs="Arial"/>
          <w:color w:val="000000"/>
          <w:sz w:val="20"/>
          <w:szCs w:val="20"/>
          <w:lang w:val="en-US"/>
        </w:rPr>
      </w:pPr>
      <w:r w:rsidRPr="00516377">
        <w:rPr>
          <w:rFonts w:ascii="Tahoma" w:eastAsia="Tahoma" w:hAnsi="Tahoma" w:cs="Tahoma"/>
          <w:color w:val="282828"/>
          <w:sz w:val="23"/>
          <w:szCs w:val="23"/>
          <w:lang w:val="en-US"/>
        </w:rPr>
        <w:br/>
      </w:r>
      <w:r w:rsidRPr="00516377">
        <w:rPr>
          <w:rFonts w:ascii="Arial" w:eastAsia="Arial" w:hAnsi="Arial" w:cs="Arial"/>
          <w:b/>
          <w:i/>
          <w:color w:val="000000"/>
          <w:sz w:val="24"/>
          <w:szCs w:val="24"/>
          <w:highlight w:val="white"/>
          <w:lang w:val="en-US"/>
        </w:rPr>
        <w:t>Keywords:</w:t>
      </w:r>
      <w:r w:rsidRPr="00516377">
        <w:rPr>
          <w:rFonts w:ascii="Arial" w:eastAsia="Arial" w:hAnsi="Arial" w:cs="Arial"/>
          <w:i/>
          <w:color w:val="000000"/>
          <w:sz w:val="24"/>
          <w:szCs w:val="24"/>
          <w:highlight w:val="white"/>
          <w:lang w:val="en-US"/>
        </w:rPr>
        <w:t xml:space="preserve"> </w:t>
      </w:r>
      <w:r w:rsidR="00531D3F" w:rsidRPr="00516377">
        <w:rPr>
          <w:rFonts w:ascii="Arial" w:eastAsia="Arial" w:hAnsi="Arial" w:cs="Arial"/>
          <w:bCs/>
          <w:i/>
          <w:sz w:val="24"/>
          <w:szCs w:val="24"/>
          <w:lang w:val="en-US"/>
        </w:rPr>
        <w:t>Inter</w:t>
      </w:r>
      <w:r w:rsidR="00D65485" w:rsidRPr="00516377">
        <w:rPr>
          <w:rFonts w:ascii="Arial" w:eastAsia="Arial" w:hAnsi="Arial" w:cs="Arial"/>
          <w:bCs/>
          <w:i/>
          <w:sz w:val="24"/>
          <w:szCs w:val="24"/>
          <w:lang w:val="en-US"/>
        </w:rPr>
        <w:t>nship, Documents, Management, System</w:t>
      </w:r>
      <w:bookmarkStart w:id="42" w:name="_heading=h.30j0zll"/>
      <w:bookmarkEnd w:id="42"/>
      <w:ins w:id="43" w:author="Brauleyn Zofolli Nunes" w:date="2020-12-15T10:34:00Z">
        <w:r w:rsidR="00B535A8">
          <w:rPr>
            <w:rFonts w:ascii="Arial" w:eastAsia="Arial" w:hAnsi="Arial" w:cs="Arial"/>
            <w:bCs/>
            <w:i/>
            <w:sz w:val="24"/>
            <w:szCs w:val="24"/>
            <w:lang w:val="en-US"/>
          </w:rPr>
          <w:t>, Prototyping</w:t>
        </w:r>
      </w:ins>
    </w:p>
    <w:p w14:paraId="2A250434" w14:textId="77777777" w:rsidR="00334813" w:rsidRPr="00516377" w:rsidRDefault="00334813">
      <w:pPr>
        <w:pStyle w:val="LO-normal"/>
        <w:spacing w:after="0" w:line="240" w:lineRule="auto"/>
        <w:jc w:val="both"/>
        <w:rPr>
          <w:rFonts w:ascii="Arial" w:eastAsia="Arial" w:hAnsi="Arial" w:cs="Arial"/>
          <w:color w:val="000000"/>
          <w:sz w:val="20"/>
          <w:szCs w:val="20"/>
          <w:lang w:val="en-US"/>
        </w:rPr>
      </w:pPr>
    </w:p>
    <w:p w14:paraId="4575CC33" w14:textId="77777777" w:rsidR="00334813" w:rsidRPr="006B67DF" w:rsidRDefault="000F5B2F">
      <w:pPr>
        <w:pStyle w:val="Heading1"/>
        <w:spacing w:before="0" w:after="0" w:line="360" w:lineRule="auto"/>
        <w:rPr>
          <w:sz w:val="24"/>
          <w:szCs w:val="24"/>
          <w:rPrChange w:id="44" w:author="Ricardo Campos" w:date="2022-12-16T04:13:00Z">
            <w:rPr>
              <w:sz w:val="24"/>
              <w:szCs w:val="24"/>
              <w:lang w:val="en-US"/>
            </w:rPr>
          </w:rPrChange>
        </w:rPr>
      </w:pPr>
      <w:r w:rsidRPr="006B67DF">
        <w:rPr>
          <w:sz w:val="24"/>
          <w:szCs w:val="24"/>
          <w:rPrChange w:id="45" w:author="Ricardo Campos" w:date="2022-12-16T04:13:00Z">
            <w:rPr>
              <w:sz w:val="24"/>
              <w:szCs w:val="24"/>
              <w:lang w:val="en-US"/>
            </w:rPr>
          </w:rPrChange>
        </w:rPr>
        <w:lastRenderedPageBreak/>
        <w:t>1 INTRODUÇÃO</w:t>
      </w:r>
    </w:p>
    <w:p w14:paraId="5327A9CD" w14:textId="77777777" w:rsidR="00334813" w:rsidRPr="006B67DF" w:rsidRDefault="00334813">
      <w:pPr>
        <w:pStyle w:val="LO-normal"/>
        <w:rPr>
          <w:rFonts w:ascii="Arial" w:eastAsia="Arial" w:hAnsi="Arial" w:cs="Arial"/>
          <w:b/>
          <w:sz w:val="24"/>
          <w:szCs w:val="24"/>
          <w:rPrChange w:id="46" w:author="Ricardo Campos" w:date="2022-12-16T04:13:00Z">
            <w:rPr>
              <w:rFonts w:ascii="Arial" w:eastAsia="Arial" w:hAnsi="Arial" w:cs="Arial"/>
              <w:b/>
              <w:sz w:val="24"/>
              <w:szCs w:val="24"/>
              <w:lang w:val="en-US"/>
            </w:rPr>
          </w:rPrChange>
        </w:rPr>
      </w:pPr>
    </w:p>
    <w:p w14:paraId="33A9FF2E" w14:textId="49D52EE2"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A regulamentação do estágio no país tem um histórico vasto de modificações, que surgiram inicialmente em 1930, durante o início da industrialização nacional, ainda com a nomenclatura “trabalhos escolares”. Mas somente com a </w:t>
      </w:r>
      <w:commentRangeStart w:id="47"/>
      <w:r>
        <w:rPr>
          <w:rFonts w:ascii="Arial" w:eastAsia="Arial" w:hAnsi="Arial" w:cs="Arial"/>
          <w:sz w:val="24"/>
          <w:szCs w:val="24"/>
        </w:rPr>
        <w:t xml:space="preserve">portaria </w:t>
      </w:r>
      <w:r w:rsidR="00B059A1">
        <w:rPr>
          <w:rFonts w:ascii="Arial" w:eastAsia="Arial" w:hAnsi="Arial" w:cs="Arial"/>
          <w:sz w:val="24"/>
          <w:szCs w:val="24"/>
        </w:rPr>
        <w:t xml:space="preserve">nº </w:t>
      </w:r>
      <w:r>
        <w:rPr>
          <w:rFonts w:ascii="Arial" w:eastAsia="Arial" w:hAnsi="Arial" w:cs="Arial"/>
          <w:sz w:val="24"/>
          <w:szCs w:val="24"/>
        </w:rPr>
        <w:t xml:space="preserve">1002 de 1967 </w:t>
      </w:r>
      <w:commentRangeEnd w:id="47"/>
      <w:r w:rsidR="00516377">
        <w:rPr>
          <w:rStyle w:val="CommentReference"/>
          <w:rFonts w:cs="Mangal"/>
        </w:rPr>
        <w:commentReference w:id="47"/>
      </w:r>
      <w:r>
        <w:rPr>
          <w:rFonts w:ascii="Arial" w:eastAsia="Arial" w:hAnsi="Arial" w:cs="Arial"/>
          <w:sz w:val="24"/>
          <w:szCs w:val="24"/>
        </w:rPr>
        <w:t>surge o papel do “estagiário” dentro das empresas, e na qual foram definidos os direitos e deveres dos estagiários e organizações empresariais. A partir dela também foi definida a relação de estágio entre estudantes e empresas, se diferenciando das relações de trabalho. Atualmente o estágio é regido através da Lei 11.788 de 25 de setembro de 2008, que estabelece uma série de normas para que os estudantes tenham um ambiente adequado à aprendizagem. Na conceituação da lei, o estágio é um ato educacional supervis</w:t>
      </w:r>
      <w:r w:rsidR="00CE2C38">
        <w:rPr>
          <w:rFonts w:ascii="Arial" w:eastAsia="Arial" w:hAnsi="Arial" w:cs="Arial"/>
          <w:sz w:val="24"/>
          <w:szCs w:val="24"/>
        </w:rPr>
        <w:t>ion</w:t>
      </w:r>
      <w:r>
        <w:rPr>
          <w:rFonts w:ascii="Arial" w:eastAsia="Arial" w:hAnsi="Arial" w:cs="Arial"/>
          <w:sz w:val="24"/>
          <w:szCs w:val="24"/>
        </w:rPr>
        <w:t xml:space="preserve">ado, que visa oferecer a estudantes um ambiente de aprendizagem das competências profissionais, com a finalidade do desenvolvimento do educando para o trabalho (PINTO, 2013). </w:t>
      </w:r>
    </w:p>
    <w:p w14:paraId="1BAF5C28" w14:textId="55EAF163"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Para que uma relação de estágio seja celebrada, há a participação das seguintes partes, de acordo com a lei 11.788</w:t>
      </w:r>
      <w:r w:rsidR="005E3384">
        <w:rPr>
          <w:rFonts w:ascii="Arial" w:eastAsia="Arial" w:hAnsi="Arial" w:cs="Arial"/>
          <w:sz w:val="24"/>
          <w:szCs w:val="24"/>
        </w:rPr>
        <w:t xml:space="preserve"> de 2008</w:t>
      </w:r>
      <w:r>
        <w:rPr>
          <w:rFonts w:ascii="Arial" w:eastAsia="Arial" w:hAnsi="Arial" w:cs="Arial"/>
          <w:sz w:val="24"/>
          <w:szCs w:val="24"/>
        </w:rPr>
        <w:t xml:space="preserve">: o educando devidamente matriculado e com frequência regular em uma instituição de ensino; o professor </w:t>
      </w:r>
      <w:del w:id="48" w:author="Brauleyn Zofolli Nunes" w:date="2020-12-15T13:15:00Z">
        <w:r w:rsidDel="00D97B1D">
          <w:rPr>
            <w:rFonts w:ascii="Arial" w:eastAsia="Arial" w:hAnsi="Arial" w:cs="Arial"/>
            <w:sz w:val="24"/>
            <w:szCs w:val="24"/>
          </w:rPr>
          <w:delText xml:space="preserve">orientador </w:delText>
        </w:r>
      </w:del>
      <w:ins w:id="49" w:author="Brauleyn Zofolli Nunes" w:date="2020-12-15T13:15:00Z">
        <w:r w:rsidR="00D97B1D">
          <w:rPr>
            <w:rFonts w:ascii="Arial" w:eastAsia="Arial" w:hAnsi="Arial" w:cs="Arial"/>
            <w:sz w:val="24"/>
            <w:szCs w:val="24"/>
          </w:rPr>
          <w:t xml:space="preserve">supervisor </w:t>
        </w:r>
      </w:ins>
      <w:r>
        <w:rPr>
          <w:rFonts w:ascii="Arial" w:eastAsia="Arial" w:hAnsi="Arial" w:cs="Arial"/>
          <w:sz w:val="24"/>
          <w:szCs w:val="24"/>
        </w:rPr>
        <w:t xml:space="preserve">da instituição educacional, o qual deverá supervisionar e acompanhar o estudante durante o estágio; e por fim o supervisor da parte concedente, ou seja da empresa, na qual o acadêmico exercerá o estágio. Além dos atores acima descritos, o estágio é celebrado diante </w:t>
      </w:r>
      <w:ins w:id="50" w:author="Humberto Dalpra" w:date="2020-12-05T15:20:00Z">
        <w:r w:rsidR="00DE2A51">
          <w:rPr>
            <w:rFonts w:ascii="Arial" w:eastAsia="Arial" w:hAnsi="Arial" w:cs="Arial"/>
            <w:sz w:val="24"/>
            <w:szCs w:val="24"/>
          </w:rPr>
          <w:t xml:space="preserve">à </w:t>
        </w:r>
      </w:ins>
      <w:r>
        <w:rPr>
          <w:rFonts w:ascii="Arial" w:eastAsia="Arial" w:hAnsi="Arial" w:cs="Arial"/>
          <w:sz w:val="24"/>
          <w:szCs w:val="24"/>
        </w:rPr>
        <w:t xml:space="preserve">uma série de documentos, que são assinados pelos envolvidos. Dentre eles, o principal exigido na legislação é o termo de compromisso, </w:t>
      </w:r>
      <w:ins w:id="51" w:author="Humberto Dalpra" w:date="2020-12-05T15:21:00Z">
        <w:r w:rsidR="005D4E4A">
          <w:rPr>
            <w:rFonts w:ascii="Arial" w:eastAsia="Arial" w:hAnsi="Arial" w:cs="Arial"/>
            <w:sz w:val="24"/>
            <w:szCs w:val="24"/>
          </w:rPr>
          <w:t>n</w:t>
        </w:r>
      </w:ins>
      <w:r>
        <w:rPr>
          <w:rFonts w:ascii="Arial" w:eastAsia="Arial" w:hAnsi="Arial" w:cs="Arial"/>
          <w:sz w:val="24"/>
          <w:szCs w:val="24"/>
        </w:rPr>
        <w:t>o qual é celebrad</w:t>
      </w:r>
      <w:r w:rsidR="00D52BAA">
        <w:rPr>
          <w:rFonts w:ascii="Arial" w:eastAsia="Arial" w:hAnsi="Arial" w:cs="Arial"/>
          <w:sz w:val="24"/>
          <w:szCs w:val="24"/>
        </w:rPr>
        <w:t>o</w:t>
      </w:r>
      <w:r>
        <w:rPr>
          <w:rFonts w:ascii="Arial" w:eastAsia="Arial" w:hAnsi="Arial" w:cs="Arial"/>
          <w:sz w:val="24"/>
          <w:szCs w:val="24"/>
        </w:rPr>
        <w:t xml:space="preserve"> o estágio e estão </w:t>
      </w:r>
      <w:r w:rsidR="00D026A1">
        <w:rPr>
          <w:rFonts w:ascii="Arial" w:eastAsia="Arial" w:hAnsi="Arial" w:cs="Arial"/>
          <w:sz w:val="24"/>
          <w:szCs w:val="24"/>
        </w:rPr>
        <w:t>definidas</w:t>
      </w:r>
      <w:r>
        <w:rPr>
          <w:rFonts w:ascii="Arial" w:eastAsia="Arial" w:hAnsi="Arial" w:cs="Arial"/>
          <w:sz w:val="24"/>
          <w:szCs w:val="24"/>
        </w:rPr>
        <w:t xml:space="preserve"> as atividades que o estudante irá exercer na empresa concedente. Ainda de acordo com a lei do estágio, cabe a instituição de ensino exigir do estudante, a apresentação periódica de relatórios de atividades do estágio, além de formular normas complementares e instrumentos para avaliação das atividades exercidas pelos estudantes (</w:t>
      </w:r>
      <w:r w:rsidR="00246E00">
        <w:rPr>
          <w:rFonts w:ascii="Arial" w:eastAsia="Arial" w:hAnsi="Arial" w:cs="Arial"/>
          <w:sz w:val="24"/>
          <w:szCs w:val="24"/>
        </w:rPr>
        <w:t>BRASIL, Casa Civil</w:t>
      </w:r>
      <w:r w:rsidR="00E23F7D">
        <w:rPr>
          <w:rFonts w:ascii="Arial" w:eastAsia="Arial" w:hAnsi="Arial" w:cs="Arial"/>
          <w:sz w:val="24"/>
          <w:szCs w:val="24"/>
        </w:rPr>
        <w:t xml:space="preserve">. </w:t>
      </w:r>
      <w:r>
        <w:rPr>
          <w:rFonts w:ascii="Arial" w:eastAsia="Arial" w:hAnsi="Arial" w:cs="Arial"/>
          <w:sz w:val="24"/>
          <w:szCs w:val="24"/>
        </w:rPr>
        <w:t>Lei 11.788, 2008).</w:t>
      </w:r>
    </w:p>
    <w:p w14:paraId="316F3935" w14:textId="48410907"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O gerenciamento dos documentos de estágio, tanto os estabelecidos pela lei quanto os oriundos de normas complementares, se </w:t>
      </w:r>
      <w:r w:rsidR="00D026A1">
        <w:rPr>
          <w:rFonts w:ascii="Arial" w:eastAsia="Arial" w:hAnsi="Arial" w:cs="Arial"/>
          <w:sz w:val="24"/>
          <w:szCs w:val="24"/>
        </w:rPr>
        <w:t>tornam</w:t>
      </w:r>
      <w:r>
        <w:rPr>
          <w:rFonts w:ascii="Arial" w:eastAsia="Arial" w:hAnsi="Arial" w:cs="Arial"/>
          <w:sz w:val="24"/>
          <w:szCs w:val="24"/>
        </w:rPr>
        <w:t xml:space="preserve"> um desafio para as instituições de ensino </w:t>
      </w:r>
      <w:r w:rsidR="003774B7">
        <w:rPr>
          <w:rFonts w:ascii="Arial" w:eastAsia="Arial" w:hAnsi="Arial" w:cs="Arial"/>
          <w:sz w:val="24"/>
          <w:szCs w:val="24"/>
        </w:rPr>
        <w:t>à</w:t>
      </w:r>
      <w:r>
        <w:rPr>
          <w:rFonts w:ascii="Arial" w:eastAsia="Arial" w:hAnsi="Arial" w:cs="Arial"/>
          <w:sz w:val="24"/>
          <w:szCs w:val="24"/>
        </w:rPr>
        <w:t xml:space="preserve"> medida que o número de alunos cresce. Agrava-se mais ainda quando o estabelecimento não possui nenhum software que possa gerenciar todo o processo, </w:t>
      </w:r>
      <w:del w:id="52" w:author="Humberto Dalpra" w:date="2020-12-05T15:22:00Z">
        <w:r w:rsidDel="0082432F">
          <w:rPr>
            <w:rFonts w:ascii="Arial" w:eastAsia="Arial" w:hAnsi="Arial" w:cs="Arial"/>
            <w:sz w:val="24"/>
            <w:szCs w:val="24"/>
          </w:rPr>
          <w:delText xml:space="preserve">se </w:delText>
        </w:r>
      </w:del>
      <w:r>
        <w:rPr>
          <w:rFonts w:ascii="Arial" w:eastAsia="Arial" w:hAnsi="Arial" w:cs="Arial"/>
          <w:sz w:val="24"/>
          <w:szCs w:val="24"/>
        </w:rPr>
        <w:t>baseando</w:t>
      </w:r>
      <w:ins w:id="53" w:author="Humberto Dalpra" w:date="2020-12-05T15:22:00Z">
        <w:r w:rsidR="0082432F">
          <w:rPr>
            <w:rFonts w:ascii="Arial" w:eastAsia="Arial" w:hAnsi="Arial" w:cs="Arial"/>
            <w:sz w:val="24"/>
            <w:szCs w:val="24"/>
          </w:rPr>
          <w:t>-se</w:t>
        </w:r>
      </w:ins>
      <w:r>
        <w:rPr>
          <w:rFonts w:ascii="Arial" w:eastAsia="Arial" w:hAnsi="Arial" w:cs="Arial"/>
          <w:sz w:val="24"/>
          <w:szCs w:val="24"/>
        </w:rPr>
        <w:t xml:space="preserve"> em métodos arcaicos e dissonantes com a crescente </w:t>
      </w:r>
      <w:r>
        <w:rPr>
          <w:rFonts w:ascii="Arial" w:eastAsia="Arial" w:hAnsi="Arial" w:cs="Arial"/>
          <w:sz w:val="24"/>
          <w:szCs w:val="24"/>
        </w:rPr>
        <w:lastRenderedPageBreak/>
        <w:t xml:space="preserve">informatização da administração educacional. A utilização de um sistema de informação no gerenciamento de estágios pode proporcionar para as partes envolvidas maior agilidade e transparência do processo, seja na comunicação, acompanhamento e cumprimento das exigências estabelecidas. </w:t>
      </w:r>
    </w:p>
    <w:p w14:paraId="668C4A55" w14:textId="38043FFD" w:rsidR="00F52587"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Diante da premissa acima apresentada, </w:t>
      </w:r>
      <w:r w:rsidR="00F52587">
        <w:rPr>
          <w:rFonts w:ascii="Arial" w:eastAsia="Arial" w:hAnsi="Arial" w:cs="Arial"/>
          <w:sz w:val="24"/>
          <w:szCs w:val="24"/>
        </w:rPr>
        <w:t>propõem-se</w:t>
      </w:r>
      <w:r>
        <w:rPr>
          <w:rFonts w:ascii="Arial" w:eastAsia="Arial" w:hAnsi="Arial" w:cs="Arial"/>
          <w:sz w:val="24"/>
          <w:szCs w:val="24"/>
        </w:rPr>
        <w:t xml:space="preserve"> compreender como é realizado o gerenciamento de estágio</w:t>
      </w:r>
      <w:ins w:id="54" w:author="Brauleyn Zofolli Nunes" w:date="2020-12-15T13:18:00Z">
        <w:r w:rsidR="00D876BA">
          <w:rPr>
            <w:rFonts w:ascii="Arial" w:eastAsia="Arial" w:hAnsi="Arial" w:cs="Arial"/>
            <w:sz w:val="24"/>
            <w:szCs w:val="24"/>
          </w:rPr>
          <w:t xml:space="preserve"> no curso de Sistemas de Informação</w:t>
        </w:r>
        <w:r w:rsidR="00964354">
          <w:rPr>
            <w:rFonts w:ascii="Arial" w:eastAsia="Arial" w:hAnsi="Arial" w:cs="Arial"/>
            <w:sz w:val="24"/>
            <w:szCs w:val="24"/>
          </w:rPr>
          <w:t>,</w:t>
        </w:r>
      </w:ins>
      <w:r>
        <w:rPr>
          <w:rFonts w:ascii="Arial" w:eastAsia="Arial" w:hAnsi="Arial" w:cs="Arial"/>
          <w:sz w:val="24"/>
          <w:szCs w:val="24"/>
        </w:rPr>
        <w:t xml:space="preserve"> na Faculdade Metodista Granbery</w:t>
      </w:r>
      <w:ins w:id="55" w:author="Brauleyn Zofolli Nunes" w:date="2020-12-15T13:18:00Z">
        <w:r w:rsidR="00964354">
          <w:rPr>
            <w:rFonts w:ascii="Arial" w:eastAsia="Arial" w:hAnsi="Arial" w:cs="Arial"/>
            <w:sz w:val="24"/>
            <w:szCs w:val="24"/>
          </w:rPr>
          <w:t>,</w:t>
        </w:r>
      </w:ins>
      <w:r>
        <w:rPr>
          <w:rFonts w:ascii="Arial" w:eastAsia="Arial" w:hAnsi="Arial" w:cs="Arial"/>
          <w:sz w:val="24"/>
          <w:szCs w:val="24"/>
        </w:rPr>
        <w:t xml:space="preserve"> e se há algum software para o controle da atividade. </w:t>
      </w:r>
      <w:r w:rsidR="007C4FB0">
        <w:rPr>
          <w:rFonts w:ascii="Arial" w:eastAsia="Arial" w:hAnsi="Arial" w:cs="Arial"/>
          <w:sz w:val="24"/>
          <w:szCs w:val="24"/>
        </w:rPr>
        <w:t xml:space="preserve">Ao longo do trabalho foram realizadas uma série de entrevistas com </w:t>
      </w:r>
      <w:r w:rsidR="006A0BE4">
        <w:rPr>
          <w:rFonts w:ascii="Arial" w:eastAsia="Arial" w:hAnsi="Arial" w:cs="Arial"/>
          <w:sz w:val="24"/>
          <w:szCs w:val="24"/>
        </w:rPr>
        <w:t>a supervisão de estágios do curso de sistema</w:t>
      </w:r>
      <w:r w:rsidR="000A5784">
        <w:rPr>
          <w:rFonts w:ascii="Arial" w:eastAsia="Arial" w:hAnsi="Arial" w:cs="Arial"/>
          <w:sz w:val="24"/>
          <w:szCs w:val="24"/>
        </w:rPr>
        <w:t>s</w:t>
      </w:r>
      <w:r w:rsidR="006A0BE4">
        <w:rPr>
          <w:rFonts w:ascii="Arial" w:eastAsia="Arial" w:hAnsi="Arial" w:cs="Arial"/>
          <w:sz w:val="24"/>
          <w:szCs w:val="24"/>
        </w:rPr>
        <w:t xml:space="preserve"> de informaç</w:t>
      </w:r>
      <w:r w:rsidR="000A5784">
        <w:rPr>
          <w:rFonts w:ascii="Arial" w:eastAsia="Arial" w:hAnsi="Arial" w:cs="Arial"/>
          <w:sz w:val="24"/>
          <w:szCs w:val="24"/>
        </w:rPr>
        <w:t>ão</w:t>
      </w:r>
      <w:r w:rsidR="00A16971">
        <w:rPr>
          <w:rFonts w:ascii="Arial" w:eastAsia="Arial" w:hAnsi="Arial" w:cs="Arial"/>
          <w:sz w:val="24"/>
          <w:szCs w:val="24"/>
        </w:rPr>
        <w:t xml:space="preserve"> para obtenção de informações</w:t>
      </w:r>
      <w:r w:rsidR="005A609D">
        <w:rPr>
          <w:rFonts w:ascii="Arial" w:eastAsia="Arial" w:hAnsi="Arial" w:cs="Arial"/>
          <w:sz w:val="24"/>
          <w:szCs w:val="24"/>
        </w:rPr>
        <w:t>, normas e documentos</w:t>
      </w:r>
      <w:r w:rsidR="00A16971">
        <w:rPr>
          <w:rFonts w:ascii="Arial" w:eastAsia="Arial" w:hAnsi="Arial" w:cs="Arial"/>
          <w:sz w:val="24"/>
          <w:szCs w:val="24"/>
        </w:rPr>
        <w:t xml:space="preserve"> </w:t>
      </w:r>
      <w:r w:rsidR="0088223D">
        <w:rPr>
          <w:rFonts w:ascii="Arial" w:eastAsia="Arial" w:hAnsi="Arial" w:cs="Arial"/>
          <w:sz w:val="24"/>
          <w:szCs w:val="24"/>
        </w:rPr>
        <w:t>acerca</w:t>
      </w:r>
      <w:r w:rsidR="00A16971">
        <w:rPr>
          <w:rFonts w:ascii="Arial" w:eastAsia="Arial" w:hAnsi="Arial" w:cs="Arial"/>
          <w:sz w:val="24"/>
          <w:szCs w:val="24"/>
        </w:rPr>
        <w:t xml:space="preserve"> do</w:t>
      </w:r>
      <w:r w:rsidR="0088223D">
        <w:rPr>
          <w:rFonts w:ascii="Arial" w:eastAsia="Arial" w:hAnsi="Arial" w:cs="Arial"/>
          <w:sz w:val="24"/>
          <w:szCs w:val="24"/>
        </w:rPr>
        <w:t xml:space="preserve"> pro</w:t>
      </w:r>
      <w:r w:rsidR="00CD67A3">
        <w:rPr>
          <w:rFonts w:ascii="Arial" w:eastAsia="Arial" w:hAnsi="Arial" w:cs="Arial"/>
          <w:sz w:val="24"/>
          <w:szCs w:val="24"/>
        </w:rPr>
        <w:t xml:space="preserve">cesso de estágio da instituição. </w:t>
      </w:r>
    </w:p>
    <w:p w14:paraId="7A90BCC0" w14:textId="0731D58D" w:rsidR="00334813" w:rsidRDefault="000F5B2F" w:rsidP="00DF41CD">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O processo de estágio, no curso de </w:t>
      </w:r>
      <w:ins w:id="56" w:author="Brauleyn Zofolli Nunes" w:date="2020-12-15T13:19:00Z">
        <w:r w:rsidR="00D736FE">
          <w:rPr>
            <w:rFonts w:ascii="Arial" w:eastAsia="Arial" w:hAnsi="Arial" w:cs="Arial"/>
            <w:sz w:val="24"/>
            <w:szCs w:val="24"/>
          </w:rPr>
          <w:t>S</w:t>
        </w:r>
      </w:ins>
      <w:del w:id="57" w:author="Brauleyn Zofolli Nunes" w:date="2020-12-15T13:19:00Z">
        <w:r w:rsidDel="00D736FE">
          <w:rPr>
            <w:rFonts w:ascii="Arial" w:eastAsia="Arial" w:hAnsi="Arial" w:cs="Arial"/>
            <w:sz w:val="24"/>
            <w:szCs w:val="24"/>
          </w:rPr>
          <w:delText>s</w:delText>
        </w:r>
      </w:del>
      <w:r>
        <w:rPr>
          <w:rFonts w:ascii="Arial" w:eastAsia="Arial" w:hAnsi="Arial" w:cs="Arial"/>
          <w:sz w:val="24"/>
          <w:szCs w:val="24"/>
        </w:rPr>
        <w:t xml:space="preserve">istemas de </w:t>
      </w:r>
      <w:ins w:id="58" w:author="Brauleyn Zofolli Nunes" w:date="2020-12-15T13:19:00Z">
        <w:r w:rsidR="00D736FE">
          <w:rPr>
            <w:rFonts w:ascii="Arial" w:eastAsia="Arial" w:hAnsi="Arial" w:cs="Arial"/>
            <w:sz w:val="24"/>
            <w:szCs w:val="24"/>
          </w:rPr>
          <w:t>I</w:t>
        </w:r>
      </w:ins>
      <w:del w:id="59" w:author="Brauleyn Zofolli Nunes" w:date="2020-12-15T13:19:00Z">
        <w:r w:rsidDel="00D736FE">
          <w:rPr>
            <w:rFonts w:ascii="Arial" w:eastAsia="Arial" w:hAnsi="Arial" w:cs="Arial"/>
            <w:sz w:val="24"/>
            <w:szCs w:val="24"/>
          </w:rPr>
          <w:delText>i</w:delText>
        </w:r>
      </w:del>
      <w:r>
        <w:rPr>
          <w:rFonts w:ascii="Arial" w:eastAsia="Arial" w:hAnsi="Arial" w:cs="Arial"/>
          <w:sz w:val="24"/>
          <w:szCs w:val="24"/>
        </w:rPr>
        <w:t xml:space="preserve">nformação é regido pela sequência de documentos: Termo de Compromisso, Declaração de Trabalho, </w:t>
      </w:r>
      <w:commentRangeStart w:id="60"/>
      <w:commentRangeEnd w:id="60"/>
      <w:r w:rsidR="006D56A9">
        <w:rPr>
          <w:rStyle w:val="CommentReference"/>
          <w:rFonts w:cs="Mangal"/>
        </w:rPr>
        <w:commentReference w:id="60"/>
      </w:r>
      <w:r>
        <w:rPr>
          <w:rFonts w:ascii="Arial" w:eastAsia="Arial" w:hAnsi="Arial" w:cs="Arial"/>
          <w:sz w:val="24"/>
          <w:szCs w:val="24"/>
        </w:rPr>
        <w:t xml:space="preserve">Projeto Inicial, Relatório Periódico de Atividades, Relatório Final e Termo de Rescisão. O Termo de Compromisso é o documento que celebra a relação de estágio, constando a duração, direitos e deveres das partes e deve ter a assinatura do estudante, supervisor da empresa e supervisor do estágio da instituição de ensino. Esse documento é </w:t>
      </w:r>
      <w:ins w:id="61" w:author="Brauleyn Zofolli Nunes" w:date="2020-12-15T10:37:00Z">
        <w:r w:rsidR="009F213D">
          <w:rPr>
            <w:rFonts w:ascii="Arial" w:eastAsia="Arial" w:hAnsi="Arial" w:cs="Arial"/>
            <w:sz w:val="24"/>
            <w:szCs w:val="24"/>
          </w:rPr>
          <w:t xml:space="preserve">digitalizado </w:t>
        </w:r>
      </w:ins>
      <w:commentRangeStart w:id="62"/>
      <w:commentRangeStart w:id="63"/>
      <w:r>
        <w:rPr>
          <w:rFonts w:ascii="Arial" w:eastAsia="Arial" w:hAnsi="Arial" w:cs="Arial"/>
          <w:sz w:val="24"/>
          <w:szCs w:val="24"/>
        </w:rPr>
        <w:t>e</w:t>
      </w:r>
      <w:ins w:id="64" w:author="Brauleyn Zofolli Nunes" w:date="2020-12-15T10:37:00Z">
        <w:r w:rsidR="009F213D">
          <w:rPr>
            <w:rFonts w:ascii="Arial" w:eastAsia="Arial" w:hAnsi="Arial" w:cs="Arial"/>
            <w:sz w:val="24"/>
            <w:szCs w:val="24"/>
          </w:rPr>
          <w:t xml:space="preserve"> entregue por e-mail</w:t>
        </w:r>
        <w:r w:rsidR="00D35799">
          <w:rPr>
            <w:rFonts w:ascii="Arial" w:eastAsia="Arial" w:hAnsi="Arial" w:cs="Arial"/>
            <w:sz w:val="24"/>
            <w:szCs w:val="24"/>
          </w:rPr>
          <w:t xml:space="preserve"> para a supervisão d</w:t>
        </w:r>
      </w:ins>
      <w:ins w:id="65" w:author="Brauleyn Zofolli Nunes" w:date="2020-12-15T10:38:00Z">
        <w:r w:rsidR="00D35799">
          <w:rPr>
            <w:rFonts w:ascii="Arial" w:eastAsia="Arial" w:hAnsi="Arial" w:cs="Arial"/>
            <w:sz w:val="24"/>
            <w:szCs w:val="24"/>
          </w:rPr>
          <w:t>e estágios</w:t>
        </w:r>
      </w:ins>
      <w:del w:id="66" w:author="Brauleyn Zofolli Nunes" w:date="2020-12-15T10:37:00Z">
        <w:r w:rsidDel="009C7ADB">
          <w:rPr>
            <w:rFonts w:ascii="Arial" w:eastAsia="Arial" w:hAnsi="Arial" w:cs="Arial"/>
            <w:sz w:val="24"/>
            <w:szCs w:val="24"/>
          </w:rPr>
          <w:delText>ntregue pelo acadêmi</w:delText>
        </w:r>
      </w:del>
      <w:del w:id="67" w:author="Brauleyn Zofolli Nunes" w:date="2020-12-15T10:36:00Z">
        <w:r w:rsidDel="009C7ADB">
          <w:rPr>
            <w:rFonts w:ascii="Arial" w:eastAsia="Arial" w:hAnsi="Arial" w:cs="Arial"/>
            <w:sz w:val="24"/>
            <w:szCs w:val="24"/>
          </w:rPr>
          <w:delText>c</w:delText>
        </w:r>
      </w:del>
      <w:del w:id="68" w:author="Brauleyn Zofolli Nunes" w:date="2020-12-15T10:37:00Z">
        <w:r w:rsidDel="009C7ADB">
          <w:rPr>
            <w:rFonts w:ascii="Arial" w:eastAsia="Arial" w:hAnsi="Arial" w:cs="Arial"/>
            <w:sz w:val="24"/>
            <w:szCs w:val="24"/>
          </w:rPr>
          <w:delText>o na faculdade</w:delText>
        </w:r>
      </w:del>
      <w:commentRangeEnd w:id="62"/>
      <w:r w:rsidR="003F5E4B">
        <w:rPr>
          <w:rStyle w:val="CommentReference"/>
          <w:rFonts w:cs="Mangal"/>
        </w:rPr>
        <w:commentReference w:id="62"/>
      </w:r>
      <w:commentRangeEnd w:id="63"/>
      <w:r w:rsidR="009C7ADB">
        <w:rPr>
          <w:rStyle w:val="CommentReference"/>
          <w:rFonts w:cs="Mangal"/>
        </w:rPr>
        <w:commentReference w:id="63"/>
      </w:r>
      <w:r>
        <w:rPr>
          <w:rFonts w:ascii="Arial" w:eastAsia="Arial" w:hAnsi="Arial" w:cs="Arial"/>
          <w:sz w:val="24"/>
          <w:szCs w:val="24"/>
        </w:rPr>
        <w:t xml:space="preserve">, a qual deverá </w:t>
      </w:r>
      <w:r w:rsidR="00DA613D">
        <w:rPr>
          <w:rFonts w:ascii="Arial" w:eastAsia="Arial" w:hAnsi="Arial" w:cs="Arial"/>
          <w:sz w:val="24"/>
          <w:szCs w:val="24"/>
        </w:rPr>
        <w:t>armazená-lo</w:t>
      </w:r>
      <w:r>
        <w:rPr>
          <w:rFonts w:ascii="Arial" w:eastAsia="Arial" w:hAnsi="Arial" w:cs="Arial"/>
          <w:sz w:val="24"/>
          <w:szCs w:val="24"/>
        </w:rPr>
        <w:t>. A seguir te</w:t>
      </w:r>
      <w:r w:rsidR="00814D86">
        <w:rPr>
          <w:rFonts w:ascii="Arial" w:eastAsia="Arial" w:hAnsi="Arial" w:cs="Arial"/>
          <w:sz w:val="24"/>
          <w:szCs w:val="24"/>
        </w:rPr>
        <w:t>m-se</w:t>
      </w:r>
      <w:r>
        <w:rPr>
          <w:rFonts w:ascii="Arial" w:eastAsia="Arial" w:hAnsi="Arial" w:cs="Arial"/>
          <w:sz w:val="24"/>
          <w:szCs w:val="24"/>
        </w:rPr>
        <w:t xml:space="preserve"> o Projeto Inicial, que possui dados da empresa e </w:t>
      </w:r>
      <w:ins w:id="69" w:author="Humberto Dalpra" w:date="2020-12-05T15:28:00Z">
        <w:r w:rsidR="0018201D">
          <w:rPr>
            <w:rFonts w:ascii="Arial" w:eastAsia="Arial" w:hAnsi="Arial" w:cs="Arial"/>
            <w:sz w:val="24"/>
            <w:szCs w:val="24"/>
          </w:rPr>
          <w:t>responsável (</w:t>
        </w:r>
      </w:ins>
      <w:r>
        <w:rPr>
          <w:rFonts w:ascii="Arial" w:eastAsia="Arial" w:hAnsi="Arial" w:cs="Arial"/>
          <w:sz w:val="24"/>
          <w:szCs w:val="24"/>
        </w:rPr>
        <w:t>supervisor</w:t>
      </w:r>
      <w:ins w:id="70" w:author="Humberto Dalpra" w:date="2020-12-05T15:28:00Z">
        <w:r w:rsidR="0018201D">
          <w:rPr>
            <w:rFonts w:ascii="Arial" w:eastAsia="Arial" w:hAnsi="Arial" w:cs="Arial"/>
            <w:sz w:val="24"/>
            <w:szCs w:val="24"/>
          </w:rPr>
          <w:t>)</w:t>
        </w:r>
      </w:ins>
      <w:r>
        <w:rPr>
          <w:rFonts w:ascii="Arial" w:eastAsia="Arial" w:hAnsi="Arial" w:cs="Arial"/>
          <w:sz w:val="24"/>
          <w:szCs w:val="24"/>
        </w:rPr>
        <w:t xml:space="preserve"> da mesma, além do planejamento de atividades que o educando irá exercer na organização. Em seguida temos o Relatório Periódicos de Atividades, no qual o estudante descreve as atividades executadas e horas despendidas diariamente durante o período de um mês. Ele é </w:t>
      </w:r>
      <w:commentRangeStart w:id="71"/>
      <w:del w:id="72" w:author="Brauleyn Zofolli Nunes" w:date="2020-12-15T10:38:00Z">
        <w:r w:rsidDel="00EC4D91">
          <w:rPr>
            <w:rFonts w:ascii="Arial" w:eastAsia="Arial" w:hAnsi="Arial" w:cs="Arial"/>
            <w:sz w:val="24"/>
            <w:szCs w:val="24"/>
          </w:rPr>
          <w:delText xml:space="preserve">entregue </w:delText>
        </w:r>
      </w:del>
      <w:ins w:id="73" w:author="Brauleyn Zofolli Nunes" w:date="2020-12-15T10:38:00Z">
        <w:r w:rsidR="00EC4D91">
          <w:rPr>
            <w:rFonts w:ascii="Arial" w:eastAsia="Arial" w:hAnsi="Arial" w:cs="Arial"/>
            <w:sz w:val="24"/>
            <w:szCs w:val="24"/>
          </w:rPr>
          <w:t xml:space="preserve">enviado </w:t>
        </w:r>
      </w:ins>
      <w:r>
        <w:rPr>
          <w:rFonts w:ascii="Arial" w:eastAsia="Arial" w:hAnsi="Arial" w:cs="Arial"/>
          <w:sz w:val="24"/>
          <w:szCs w:val="24"/>
        </w:rPr>
        <w:t>mensalmente</w:t>
      </w:r>
      <w:commentRangeEnd w:id="71"/>
      <w:ins w:id="74" w:author="Brauleyn Zofolli Nunes" w:date="2020-12-15T10:38:00Z">
        <w:r w:rsidR="00EC4D91">
          <w:rPr>
            <w:rFonts w:ascii="Arial" w:eastAsia="Arial" w:hAnsi="Arial" w:cs="Arial"/>
            <w:sz w:val="24"/>
            <w:szCs w:val="24"/>
          </w:rPr>
          <w:t xml:space="preserve"> por e-mail</w:t>
        </w:r>
      </w:ins>
      <w:r w:rsidR="00F5388C">
        <w:rPr>
          <w:rStyle w:val="CommentReference"/>
          <w:rFonts w:cs="Mangal"/>
        </w:rPr>
        <w:commentReference w:id="71"/>
      </w:r>
      <w:r>
        <w:rPr>
          <w:rFonts w:ascii="Arial" w:eastAsia="Arial" w:hAnsi="Arial" w:cs="Arial"/>
          <w:sz w:val="24"/>
          <w:szCs w:val="24"/>
        </w:rPr>
        <w:t xml:space="preserve"> ao </w:t>
      </w:r>
      <w:del w:id="75" w:author="Brauleyn Zofolli Nunes" w:date="2020-12-15T10:38:00Z">
        <w:r w:rsidDel="00EC4D91">
          <w:rPr>
            <w:rFonts w:ascii="Arial" w:eastAsia="Arial" w:hAnsi="Arial" w:cs="Arial"/>
            <w:sz w:val="24"/>
            <w:szCs w:val="24"/>
          </w:rPr>
          <w:delText xml:space="preserve">orientador </w:delText>
        </w:r>
      </w:del>
      <w:ins w:id="76" w:author="Brauleyn Zofolli Nunes" w:date="2020-12-15T10:38:00Z">
        <w:r w:rsidR="00EC4D91">
          <w:rPr>
            <w:rFonts w:ascii="Arial" w:eastAsia="Arial" w:hAnsi="Arial" w:cs="Arial"/>
            <w:sz w:val="24"/>
            <w:szCs w:val="24"/>
          </w:rPr>
          <w:t xml:space="preserve">supervisor </w:t>
        </w:r>
      </w:ins>
      <w:r>
        <w:rPr>
          <w:rFonts w:ascii="Arial" w:eastAsia="Arial" w:hAnsi="Arial" w:cs="Arial"/>
          <w:sz w:val="24"/>
          <w:szCs w:val="24"/>
        </w:rPr>
        <w:t xml:space="preserve">de estágio da instituição. O Termo Aditivo é um documento que tem como função prorrogar o prazo do estágio, celebrado no termo de compromisso. </w:t>
      </w:r>
      <w:del w:id="77" w:author="Humberto Dalpra" w:date="2020-12-05T15:29:00Z">
        <w:r w:rsidDel="00503AE0">
          <w:rPr>
            <w:rFonts w:ascii="Arial" w:eastAsia="Arial" w:hAnsi="Arial" w:cs="Arial"/>
            <w:sz w:val="24"/>
            <w:szCs w:val="24"/>
          </w:rPr>
          <w:delText xml:space="preserve"> </w:delText>
        </w:r>
      </w:del>
      <w:r>
        <w:rPr>
          <w:rFonts w:ascii="Arial" w:eastAsia="Arial" w:hAnsi="Arial" w:cs="Arial"/>
          <w:sz w:val="24"/>
          <w:szCs w:val="24"/>
        </w:rPr>
        <w:t xml:space="preserve">Após o acadêmico atingir o número de horas exigidos pelo estágio supervisionado, este poderá entregar o Relatório Final no qual ele descreve detalhadamente as atividades desempenhadas, problemas e soluções vivenciadas e as contribuições do estágio para a sua formação profissional. </w:t>
      </w:r>
      <w:ins w:id="78" w:author="Humberto Dalpra" w:date="2020-12-05T15:30:00Z">
        <w:r w:rsidR="00CC5665">
          <w:rPr>
            <w:rFonts w:ascii="Arial" w:eastAsia="Arial" w:hAnsi="Arial" w:cs="Arial"/>
            <w:sz w:val="24"/>
            <w:szCs w:val="24"/>
          </w:rPr>
          <w:t>Caso necessário</w:t>
        </w:r>
        <w:r w:rsidR="00DB222A">
          <w:rPr>
            <w:rFonts w:ascii="Arial" w:eastAsia="Arial" w:hAnsi="Arial" w:cs="Arial"/>
            <w:sz w:val="24"/>
            <w:szCs w:val="24"/>
          </w:rPr>
          <w:t xml:space="preserve">, também é disposto </w:t>
        </w:r>
      </w:ins>
      <w:del w:id="79" w:author="Humberto Dalpra" w:date="2020-12-05T15:30:00Z">
        <w:r w:rsidDel="00DB222A">
          <w:rPr>
            <w:rFonts w:ascii="Arial" w:eastAsia="Arial" w:hAnsi="Arial" w:cs="Arial"/>
            <w:sz w:val="24"/>
            <w:szCs w:val="24"/>
          </w:rPr>
          <w:delText xml:space="preserve">E por fim é produzido </w:delText>
        </w:r>
      </w:del>
      <w:r>
        <w:rPr>
          <w:rFonts w:ascii="Arial" w:eastAsia="Arial" w:hAnsi="Arial" w:cs="Arial"/>
          <w:sz w:val="24"/>
          <w:szCs w:val="24"/>
        </w:rPr>
        <w:t>o Termo de Rescisão que tem como função encerrar a relação de estágio estabelecida entre o educando e a empresa cedente.</w:t>
      </w:r>
    </w:p>
    <w:p w14:paraId="1DA61B3F" w14:textId="6F7E65E5" w:rsidR="00334813" w:rsidRDefault="00F27C5B" w:rsidP="00A00452">
      <w:pPr>
        <w:pStyle w:val="LO-normal"/>
        <w:spacing w:line="360" w:lineRule="auto"/>
        <w:ind w:firstLine="1134"/>
        <w:jc w:val="both"/>
        <w:rPr>
          <w:rFonts w:ascii="Arial" w:eastAsia="Arial" w:hAnsi="Arial" w:cs="Arial"/>
          <w:sz w:val="24"/>
          <w:szCs w:val="24"/>
        </w:rPr>
      </w:pPr>
      <w:r>
        <w:rPr>
          <w:rFonts w:ascii="Arial" w:eastAsia="Arial" w:hAnsi="Arial" w:cs="Arial"/>
          <w:sz w:val="24"/>
          <w:szCs w:val="24"/>
        </w:rPr>
        <w:t xml:space="preserve">A </w:t>
      </w:r>
      <w:commentRangeStart w:id="80"/>
      <w:r w:rsidR="00626738">
        <w:rPr>
          <w:rFonts w:ascii="Arial" w:eastAsia="Arial" w:hAnsi="Arial" w:cs="Arial"/>
          <w:sz w:val="24"/>
          <w:szCs w:val="24"/>
        </w:rPr>
        <w:t>supervis</w:t>
      </w:r>
      <w:ins w:id="81" w:author="Brauleyn Zofolli Nunes" w:date="2020-12-15T10:39:00Z">
        <w:r w:rsidR="00655D72">
          <w:rPr>
            <w:rFonts w:ascii="Arial" w:eastAsia="Arial" w:hAnsi="Arial" w:cs="Arial"/>
            <w:sz w:val="24"/>
            <w:szCs w:val="24"/>
          </w:rPr>
          <w:t>ora</w:t>
        </w:r>
      </w:ins>
      <w:del w:id="82" w:author="Brauleyn Zofolli Nunes" w:date="2020-12-15T10:39:00Z">
        <w:r w:rsidR="00626738" w:rsidDel="00655D72">
          <w:rPr>
            <w:rFonts w:ascii="Arial" w:eastAsia="Arial" w:hAnsi="Arial" w:cs="Arial"/>
            <w:sz w:val="24"/>
            <w:szCs w:val="24"/>
          </w:rPr>
          <w:delText>ão</w:delText>
        </w:r>
      </w:del>
      <w:r>
        <w:rPr>
          <w:rFonts w:ascii="Arial" w:eastAsia="Arial" w:hAnsi="Arial" w:cs="Arial"/>
          <w:sz w:val="24"/>
          <w:szCs w:val="24"/>
        </w:rPr>
        <w:t xml:space="preserve"> de estágios do curso</w:t>
      </w:r>
      <w:ins w:id="83" w:author="Brauleyn Zofolli Nunes" w:date="2020-12-15T10:39:00Z">
        <w:r w:rsidR="00655D72">
          <w:rPr>
            <w:rFonts w:ascii="Arial" w:eastAsia="Arial" w:hAnsi="Arial" w:cs="Arial"/>
            <w:sz w:val="24"/>
            <w:szCs w:val="24"/>
          </w:rPr>
          <w:t>, Debora Corr</w:t>
        </w:r>
      </w:ins>
      <w:ins w:id="84" w:author="Brauleyn Zofolli Nunes" w:date="2020-12-15T10:40:00Z">
        <w:r w:rsidR="007100CD">
          <w:rPr>
            <w:rFonts w:ascii="Arial" w:eastAsia="Arial" w:hAnsi="Arial" w:cs="Arial"/>
            <w:sz w:val="24"/>
            <w:szCs w:val="24"/>
          </w:rPr>
          <w:t>ê</w:t>
        </w:r>
      </w:ins>
      <w:ins w:id="85" w:author="Brauleyn Zofolli Nunes" w:date="2020-12-15T10:39:00Z">
        <w:r w:rsidR="00655D72">
          <w:rPr>
            <w:rFonts w:ascii="Arial" w:eastAsia="Arial" w:hAnsi="Arial" w:cs="Arial"/>
            <w:sz w:val="24"/>
            <w:szCs w:val="24"/>
          </w:rPr>
          <w:t>a</w:t>
        </w:r>
      </w:ins>
      <w:ins w:id="86" w:author="Brauleyn Zofolli Nunes" w:date="2020-12-15T10:40:00Z">
        <w:r w:rsidR="007100CD">
          <w:rPr>
            <w:rFonts w:ascii="Arial" w:eastAsia="Arial" w:hAnsi="Arial" w:cs="Arial"/>
            <w:sz w:val="24"/>
            <w:szCs w:val="24"/>
          </w:rPr>
          <w:t>,</w:t>
        </w:r>
      </w:ins>
      <w:r>
        <w:rPr>
          <w:rFonts w:ascii="Arial" w:eastAsia="Arial" w:hAnsi="Arial" w:cs="Arial"/>
          <w:sz w:val="24"/>
          <w:szCs w:val="24"/>
        </w:rPr>
        <w:t xml:space="preserve"> </w:t>
      </w:r>
      <w:commentRangeEnd w:id="80"/>
      <w:r w:rsidR="005E466D">
        <w:rPr>
          <w:rStyle w:val="CommentReference"/>
          <w:rFonts w:cs="Mangal"/>
        </w:rPr>
        <w:commentReference w:id="80"/>
      </w:r>
      <w:commentRangeStart w:id="87"/>
      <w:r w:rsidR="000F5B2F">
        <w:rPr>
          <w:rFonts w:ascii="Arial" w:eastAsia="Arial" w:hAnsi="Arial" w:cs="Arial"/>
          <w:sz w:val="24"/>
          <w:szCs w:val="24"/>
        </w:rPr>
        <w:t xml:space="preserve">relatou </w:t>
      </w:r>
      <w:commentRangeEnd w:id="87"/>
      <w:r w:rsidR="006D56A9">
        <w:rPr>
          <w:rStyle w:val="CommentReference"/>
          <w:rFonts w:cs="Mangal"/>
        </w:rPr>
        <w:commentReference w:id="87"/>
      </w:r>
      <w:r w:rsidR="000F5B2F">
        <w:rPr>
          <w:rFonts w:ascii="Arial" w:eastAsia="Arial" w:hAnsi="Arial" w:cs="Arial"/>
          <w:sz w:val="24"/>
          <w:szCs w:val="24"/>
        </w:rPr>
        <w:t>que todo o processo acima citado não possui nenhum sistema de apoio</w:t>
      </w:r>
      <w:ins w:id="88" w:author="Humberto Dalpra" w:date="2020-12-05T15:32:00Z">
        <w:r w:rsidR="00C50D90">
          <w:rPr>
            <w:rFonts w:ascii="Arial" w:eastAsia="Arial" w:hAnsi="Arial" w:cs="Arial"/>
            <w:sz w:val="24"/>
            <w:szCs w:val="24"/>
          </w:rPr>
          <w:t>,</w:t>
        </w:r>
      </w:ins>
      <w:r w:rsidR="000F5B2F">
        <w:rPr>
          <w:rFonts w:ascii="Arial" w:eastAsia="Arial" w:hAnsi="Arial" w:cs="Arial"/>
          <w:sz w:val="24"/>
          <w:szCs w:val="24"/>
        </w:rPr>
        <w:t xml:space="preserve"> que controle os relatórios e documentos entregues pelo aluno. O único controle existente é uma planilha </w:t>
      </w:r>
      <w:r w:rsidR="000F5B2F">
        <w:rPr>
          <w:rFonts w:ascii="Arial" w:eastAsia="Arial" w:hAnsi="Arial" w:cs="Arial"/>
          <w:sz w:val="24"/>
          <w:szCs w:val="24"/>
        </w:rPr>
        <w:lastRenderedPageBreak/>
        <w:t>eletrônica</w:t>
      </w:r>
      <w:r w:rsidR="00DA613D">
        <w:rPr>
          <w:rFonts w:ascii="Arial" w:eastAsia="Arial" w:hAnsi="Arial" w:cs="Arial"/>
          <w:sz w:val="24"/>
          <w:szCs w:val="24"/>
        </w:rPr>
        <w:t xml:space="preserve"> rudimentar</w:t>
      </w:r>
      <w:r w:rsidR="000F5B2F">
        <w:rPr>
          <w:rFonts w:ascii="Arial" w:eastAsia="Arial" w:hAnsi="Arial" w:cs="Arial"/>
          <w:sz w:val="24"/>
          <w:szCs w:val="24"/>
        </w:rPr>
        <w:t xml:space="preserve">, de acesso exclusivo da </w:t>
      </w:r>
      <w:del w:id="89" w:author="Brauleyn Zofolli Nunes" w:date="2020-12-15T10:40:00Z">
        <w:r w:rsidR="000F5B2F" w:rsidDel="007100CD">
          <w:rPr>
            <w:rFonts w:ascii="Arial" w:eastAsia="Arial" w:hAnsi="Arial" w:cs="Arial"/>
            <w:sz w:val="24"/>
            <w:szCs w:val="24"/>
          </w:rPr>
          <w:delText>orientadora</w:delText>
        </w:r>
      </w:del>
      <w:ins w:id="90" w:author="Brauleyn Zofolli Nunes" w:date="2020-12-15T10:40:00Z">
        <w:r w:rsidR="007100CD">
          <w:rPr>
            <w:rFonts w:ascii="Arial" w:eastAsia="Arial" w:hAnsi="Arial" w:cs="Arial"/>
            <w:sz w:val="24"/>
            <w:szCs w:val="24"/>
          </w:rPr>
          <w:t>supervisora</w:t>
        </w:r>
      </w:ins>
      <w:r w:rsidR="000F5B2F">
        <w:rPr>
          <w:rFonts w:ascii="Arial" w:eastAsia="Arial" w:hAnsi="Arial" w:cs="Arial"/>
          <w:sz w:val="24"/>
          <w:szCs w:val="24"/>
        </w:rPr>
        <w:t xml:space="preserve">, em que é alimentada </w:t>
      </w:r>
      <w:del w:id="91" w:author="Humberto Dalpra" w:date="2020-12-05T15:34:00Z">
        <w:r w:rsidR="000F5B2F" w:rsidDel="00AF75A9">
          <w:rPr>
            <w:rFonts w:ascii="Arial" w:eastAsia="Arial" w:hAnsi="Arial" w:cs="Arial"/>
            <w:sz w:val="24"/>
            <w:szCs w:val="24"/>
          </w:rPr>
          <w:delText xml:space="preserve">com </w:delText>
        </w:r>
      </w:del>
      <w:ins w:id="92" w:author="Humberto Dalpra" w:date="2020-12-05T15:34:00Z">
        <w:r w:rsidR="00AF75A9">
          <w:rPr>
            <w:rFonts w:ascii="Arial" w:eastAsia="Arial" w:hAnsi="Arial" w:cs="Arial"/>
            <w:sz w:val="24"/>
            <w:szCs w:val="24"/>
          </w:rPr>
          <w:t xml:space="preserve">toda documentação disposta </w:t>
        </w:r>
        <w:r w:rsidR="002D1ABE">
          <w:rPr>
            <w:rFonts w:ascii="Arial" w:eastAsia="Arial" w:hAnsi="Arial" w:cs="Arial"/>
            <w:sz w:val="24"/>
            <w:szCs w:val="24"/>
          </w:rPr>
          <w:t xml:space="preserve">pelos </w:t>
        </w:r>
      </w:ins>
      <w:del w:id="93" w:author="Humberto Dalpra" w:date="2020-12-05T15:34:00Z">
        <w:r w:rsidR="000F5B2F" w:rsidDel="002D1ABE">
          <w:rPr>
            <w:rFonts w:ascii="Arial" w:eastAsia="Arial" w:hAnsi="Arial" w:cs="Arial"/>
            <w:sz w:val="24"/>
            <w:szCs w:val="24"/>
          </w:rPr>
          <w:delText xml:space="preserve">a relação de </w:delText>
        </w:r>
      </w:del>
      <w:r w:rsidR="000F5B2F">
        <w:rPr>
          <w:rFonts w:ascii="Arial" w:eastAsia="Arial" w:hAnsi="Arial" w:cs="Arial"/>
          <w:sz w:val="24"/>
          <w:szCs w:val="24"/>
        </w:rPr>
        <w:t>alunos, empresas</w:t>
      </w:r>
      <w:del w:id="94" w:author="Humberto Dalpra" w:date="2020-12-05T15:34:00Z">
        <w:r w:rsidR="000F5B2F" w:rsidDel="002D1ABE">
          <w:rPr>
            <w:rFonts w:ascii="Arial" w:eastAsia="Arial" w:hAnsi="Arial" w:cs="Arial"/>
            <w:sz w:val="24"/>
            <w:szCs w:val="24"/>
          </w:rPr>
          <w:delText xml:space="preserve">, documentos entregues </w:delText>
        </w:r>
      </w:del>
      <w:ins w:id="95" w:author="Humberto Dalpra" w:date="2020-12-05T15:34:00Z">
        <w:r w:rsidR="002D1ABE">
          <w:rPr>
            <w:rFonts w:ascii="Arial" w:eastAsia="Arial" w:hAnsi="Arial" w:cs="Arial"/>
            <w:sz w:val="24"/>
            <w:szCs w:val="24"/>
          </w:rPr>
          <w:t xml:space="preserve"> </w:t>
        </w:r>
      </w:ins>
      <w:r w:rsidR="000F5B2F">
        <w:rPr>
          <w:rFonts w:ascii="Arial" w:eastAsia="Arial" w:hAnsi="Arial" w:cs="Arial"/>
          <w:sz w:val="24"/>
          <w:szCs w:val="24"/>
        </w:rPr>
        <w:t xml:space="preserve">e horas de estágio contabilizadas. </w:t>
      </w:r>
      <w:del w:id="96" w:author="Humberto Dalpra" w:date="2020-12-05T15:35:00Z">
        <w:r w:rsidR="000F5B2F" w:rsidDel="00526099">
          <w:rPr>
            <w:rFonts w:ascii="Arial" w:eastAsia="Arial" w:hAnsi="Arial" w:cs="Arial"/>
            <w:sz w:val="24"/>
            <w:szCs w:val="24"/>
          </w:rPr>
          <w:delText>Por parte do</w:delText>
        </w:r>
      </w:del>
      <w:ins w:id="97" w:author="Humberto Dalpra" w:date="2020-12-05T15:35:00Z">
        <w:r w:rsidR="00526099">
          <w:rPr>
            <w:rFonts w:ascii="Arial" w:eastAsia="Arial" w:hAnsi="Arial" w:cs="Arial"/>
            <w:sz w:val="24"/>
            <w:szCs w:val="24"/>
          </w:rPr>
          <w:t>O</w:t>
        </w:r>
      </w:ins>
      <w:r w:rsidR="000F5B2F">
        <w:rPr>
          <w:rFonts w:ascii="Arial" w:eastAsia="Arial" w:hAnsi="Arial" w:cs="Arial"/>
          <w:sz w:val="24"/>
          <w:szCs w:val="24"/>
        </w:rPr>
        <w:t xml:space="preserve"> aluno</w:t>
      </w:r>
      <w:ins w:id="98" w:author="Humberto Dalpra" w:date="2020-12-05T15:35:00Z">
        <w:r w:rsidR="00526099">
          <w:rPr>
            <w:rFonts w:ascii="Arial" w:eastAsia="Arial" w:hAnsi="Arial" w:cs="Arial"/>
            <w:sz w:val="24"/>
            <w:szCs w:val="24"/>
          </w:rPr>
          <w:t xml:space="preserve"> obtém informações</w:t>
        </w:r>
      </w:ins>
      <w:del w:id="99" w:author="Humberto Dalpra" w:date="2020-12-05T15:35:00Z">
        <w:r w:rsidR="000F5B2F" w:rsidDel="00526099">
          <w:rPr>
            <w:rFonts w:ascii="Arial" w:eastAsia="Arial" w:hAnsi="Arial" w:cs="Arial"/>
            <w:sz w:val="24"/>
            <w:szCs w:val="24"/>
          </w:rPr>
          <w:delText>,</w:delText>
        </w:r>
      </w:del>
      <w:r w:rsidR="000F5B2F">
        <w:rPr>
          <w:rFonts w:ascii="Arial" w:eastAsia="Arial" w:hAnsi="Arial" w:cs="Arial"/>
          <w:sz w:val="24"/>
          <w:szCs w:val="24"/>
        </w:rPr>
        <w:t xml:space="preserve"> </w:t>
      </w:r>
      <w:del w:id="100" w:author="Humberto Dalpra" w:date="2020-12-05T15:35:00Z">
        <w:r w:rsidR="000D17F9" w:rsidDel="002D1ABE">
          <w:rPr>
            <w:rFonts w:ascii="Arial" w:eastAsia="Arial" w:hAnsi="Arial" w:cs="Arial"/>
            <w:sz w:val="24"/>
            <w:szCs w:val="24"/>
          </w:rPr>
          <w:delText xml:space="preserve">o mesmo </w:delText>
        </w:r>
      </w:del>
      <w:r w:rsidR="000D17F9">
        <w:rPr>
          <w:rFonts w:ascii="Arial" w:eastAsia="Arial" w:hAnsi="Arial" w:cs="Arial"/>
          <w:sz w:val="24"/>
          <w:szCs w:val="24"/>
        </w:rPr>
        <w:t xml:space="preserve">somente </w:t>
      </w:r>
      <w:del w:id="101" w:author="Humberto Dalpra" w:date="2020-12-05T15:35:00Z">
        <w:r w:rsidR="000D17F9" w:rsidDel="00526099">
          <w:rPr>
            <w:rFonts w:ascii="Arial" w:eastAsia="Arial" w:hAnsi="Arial" w:cs="Arial"/>
            <w:sz w:val="24"/>
            <w:szCs w:val="24"/>
          </w:rPr>
          <w:delText>obtém</w:delText>
        </w:r>
        <w:r w:rsidR="000F5B2F" w:rsidDel="00526099">
          <w:rPr>
            <w:rFonts w:ascii="Arial" w:eastAsia="Arial" w:hAnsi="Arial" w:cs="Arial"/>
            <w:sz w:val="24"/>
            <w:szCs w:val="24"/>
          </w:rPr>
          <w:delText xml:space="preserve"> informações </w:delText>
        </w:r>
      </w:del>
      <w:r w:rsidR="000F5B2F">
        <w:rPr>
          <w:rFonts w:ascii="Arial" w:eastAsia="Arial" w:hAnsi="Arial" w:cs="Arial"/>
          <w:sz w:val="24"/>
          <w:szCs w:val="24"/>
        </w:rPr>
        <w:t xml:space="preserve">acerca do seu estágio, </w:t>
      </w:r>
      <w:ins w:id="102" w:author="Humberto Dalpra" w:date="2020-12-05T15:36:00Z">
        <w:r w:rsidR="00065121">
          <w:rPr>
            <w:rFonts w:ascii="Arial" w:eastAsia="Arial" w:hAnsi="Arial" w:cs="Arial"/>
            <w:sz w:val="24"/>
            <w:szCs w:val="24"/>
          </w:rPr>
          <w:t>referente a aprovação ou repro</w:t>
        </w:r>
        <w:r w:rsidR="00E54A91">
          <w:rPr>
            <w:rFonts w:ascii="Arial" w:eastAsia="Arial" w:hAnsi="Arial" w:cs="Arial"/>
            <w:sz w:val="24"/>
            <w:szCs w:val="24"/>
          </w:rPr>
          <w:t>vação de documentos concedidos</w:t>
        </w:r>
      </w:ins>
      <w:ins w:id="103" w:author="Humberto Dalpra" w:date="2020-12-05T15:37:00Z">
        <w:r w:rsidR="003F0C5C">
          <w:rPr>
            <w:rFonts w:ascii="Arial" w:eastAsia="Arial" w:hAnsi="Arial" w:cs="Arial"/>
            <w:sz w:val="24"/>
            <w:szCs w:val="24"/>
          </w:rPr>
          <w:t xml:space="preserve"> e</w:t>
        </w:r>
      </w:ins>
      <w:del w:id="104" w:author="Humberto Dalpra" w:date="2020-12-05T15:37:00Z">
        <w:r w:rsidR="000F5B2F" w:rsidDel="003F0C5C">
          <w:rPr>
            <w:rFonts w:ascii="Arial" w:eastAsia="Arial" w:hAnsi="Arial" w:cs="Arial"/>
            <w:sz w:val="24"/>
            <w:szCs w:val="24"/>
          </w:rPr>
          <w:delText>principalmente as</w:delText>
        </w:r>
      </w:del>
      <w:r w:rsidR="000F5B2F">
        <w:rPr>
          <w:rFonts w:ascii="Arial" w:eastAsia="Arial" w:hAnsi="Arial" w:cs="Arial"/>
          <w:sz w:val="24"/>
          <w:szCs w:val="24"/>
        </w:rPr>
        <w:t xml:space="preserve"> horas contabilizadas, mediante solicitação </w:t>
      </w:r>
      <w:del w:id="105" w:author="Humberto Dalpra" w:date="2020-12-05T15:37:00Z">
        <w:r w:rsidR="000F5B2F" w:rsidDel="003F0C5C">
          <w:rPr>
            <w:rFonts w:ascii="Arial" w:eastAsia="Arial" w:hAnsi="Arial" w:cs="Arial"/>
            <w:sz w:val="24"/>
            <w:szCs w:val="24"/>
          </w:rPr>
          <w:delText>presencial na</w:delText>
        </w:r>
      </w:del>
      <w:ins w:id="106" w:author="Humberto Dalpra" w:date="2020-12-05T15:37:00Z">
        <w:r w:rsidR="003F0C5C">
          <w:rPr>
            <w:rFonts w:ascii="Arial" w:eastAsia="Arial" w:hAnsi="Arial" w:cs="Arial"/>
            <w:sz w:val="24"/>
            <w:szCs w:val="24"/>
          </w:rPr>
          <w:t>à</w:t>
        </w:r>
      </w:ins>
      <w:r w:rsidR="000F5B2F">
        <w:rPr>
          <w:rFonts w:ascii="Arial" w:eastAsia="Arial" w:hAnsi="Arial" w:cs="Arial"/>
          <w:sz w:val="24"/>
          <w:szCs w:val="24"/>
        </w:rPr>
        <w:t xml:space="preserve"> coordenação de cursos</w:t>
      </w:r>
      <w:ins w:id="107" w:author="Humberto Dalpra" w:date="2020-12-05T15:37:00Z">
        <w:r w:rsidR="003F0C5C">
          <w:rPr>
            <w:rFonts w:ascii="Arial" w:eastAsia="Arial" w:hAnsi="Arial" w:cs="Arial"/>
            <w:sz w:val="24"/>
            <w:szCs w:val="24"/>
          </w:rPr>
          <w:t xml:space="preserve"> ou su</w:t>
        </w:r>
        <w:r w:rsidR="00F21193">
          <w:rPr>
            <w:rFonts w:ascii="Arial" w:eastAsia="Arial" w:hAnsi="Arial" w:cs="Arial"/>
            <w:sz w:val="24"/>
            <w:szCs w:val="24"/>
          </w:rPr>
          <w:t>pervisor da disciplina Estágio Supervisionado</w:t>
        </w:r>
      </w:ins>
      <w:r w:rsidR="000F5B2F">
        <w:rPr>
          <w:rFonts w:ascii="Arial" w:eastAsia="Arial" w:hAnsi="Arial" w:cs="Arial"/>
          <w:sz w:val="24"/>
          <w:szCs w:val="24"/>
        </w:rPr>
        <w:t xml:space="preserve">. Também não há clareza em relação a que etapa do processo do estágio cada aluno se encontra, tanto na visão do </w:t>
      </w:r>
      <w:del w:id="108" w:author="Brauleyn Zofolli Nunes" w:date="2020-12-15T13:23:00Z">
        <w:r w:rsidR="000F5B2F" w:rsidDel="00907822">
          <w:rPr>
            <w:rFonts w:ascii="Arial" w:eastAsia="Arial" w:hAnsi="Arial" w:cs="Arial"/>
            <w:sz w:val="24"/>
            <w:szCs w:val="24"/>
          </w:rPr>
          <w:delText xml:space="preserve">coordenador </w:delText>
        </w:r>
      </w:del>
      <w:ins w:id="109" w:author="Brauleyn Zofolli Nunes" w:date="2020-12-15T13:23:00Z">
        <w:r w:rsidR="00907822">
          <w:rPr>
            <w:rFonts w:ascii="Arial" w:eastAsia="Arial" w:hAnsi="Arial" w:cs="Arial"/>
            <w:sz w:val="24"/>
            <w:szCs w:val="24"/>
          </w:rPr>
          <w:t xml:space="preserve">supervisor </w:t>
        </w:r>
      </w:ins>
      <w:r w:rsidR="000F5B2F">
        <w:rPr>
          <w:rFonts w:ascii="Arial" w:eastAsia="Arial" w:hAnsi="Arial" w:cs="Arial"/>
          <w:sz w:val="24"/>
          <w:szCs w:val="24"/>
        </w:rPr>
        <w:t xml:space="preserve">como na visão do estudante, sendo necessário a consulta </w:t>
      </w:r>
      <w:del w:id="110" w:author="Humberto Dalpra" w:date="2020-12-05T15:38:00Z">
        <w:r w:rsidR="000F5B2F" w:rsidDel="007633CF">
          <w:rPr>
            <w:rFonts w:ascii="Arial" w:eastAsia="Arial" w:hAnsi="Arial" w:cs="Arial"/>
            <w:sz w:val="24"/>
            <w:szCs w:val="24"/>
          </w:rPr>
          <w:delText>ou da</w:delText>
        </w:r>
      </w:del>
      <w:ins w:id="111" w:author="Humberto Dalpra" w:date="2020-12-05T15:38:00Z">
        <w:r w:rsidR="007633CF">
          <w:rPr>
            <w:rFonts w:ascii="Arial" w:eastAsia="Arial" w:hAnsi="Arial" w:cs="Arial"/>
            <w:sz w:val="24"/>
            <w:szCs w:val="24"/>
          </w:rPr>
          <w:t>à</w:t>
        </w:r>
      </w:ins>
      <w:r w:rsidR="000F5B2F">
        <w:rPr>
          <w:rFonts w:ascii="Arial" w:eastAsia="Arial" w:hAnsi="Arial" w:cs="Arial"/>
          <w:sz w:val="24"/>
          <w:szCs w:val="24"/>
        </w:rPr>
        <w:t xml:space="preserve"> planilha eletrônica de controle ou dos documentos entregues pelos educandos.</w:t>
      </w:r>
    </w:p>
    <w:p w14:paraId="1FC7A105" w14:textId="77777777" w:rsidR="006D7AE0" w:rsidRDefault="000F5B2F">
      <w:pPr>
        <w:pStyle w:val="LO-normal"/>
        <w:spacing w:after="0" w:line="360" w:lineRule="auto"/>
        <w:ind w:firstLine="1134"/>
        <w:jc w:val="both"/>
        <w:rPr>
          <w:ins w:id="112" w:author="Humberto Dalpra" w:date="2020-12-05T15:41:00Z"/>
          <w:rFonts w:ascii="Arial" w:eastAsia="Arial" w:hAnsi="Arial" w:cs="Arial"/>
          <w:sz w:val="24"/>
          <w:szCs w:val="24"/>
        </w:rPr>
      </w:pPr>
      <w:r>
        <w:rPr>
          <w:rFonts w:ascii="Arial" w:eastAsia="Arial" w:hAnsi="Arial" w:cs="Arial"/>
          <w:sz w:val="24"/>
          <w:szCs w:val="24"/>
        </w:rPr>
        <w:t xml:space="preserve">Diante da realidade apresentada, </w:t>
      </w:r>
      <w:r w:rsidR="00E47649">
        <w:rPr>
          <w:rFonts w:ascii="Arial" w:eastAsia="Arial" w:hAnsi="Arial" w:cs="Arial"/>
          <w:sz w:val="24"/>
          <w:szCs w:val="24"/>
        </w:rPr>
        <w:t>propõe-se</w:t>
      </w:r>
      <w:r>
        <w:rPr>
          <w:rFonts w:ascii="Arial" w:eastAsia="Arial" w:hAnsi="Arial" w:cs="Arial"/>
          <w:sz w:val="24"/>
          <w:szCs w:val="24"/>
        </w:rPr>
        <w:t xml:space="preserve"> um</w:t>
      </w:r>
      <w:r w:rsidR="00736BA2">
        <w:rPr>
          <w:rFonts w:ascii="Arial" w:eastAsia="Arial" w:hAnsi="Arial" w:cs="Arial"/>
          <w:sz w:val="24"/>
          <w:szCs w:val="24"/>
        </w:rPr>
        <w:t xml:space="preserve"> protótipo de</w:t>
      </w:r>
      <w:r>
        <w:rPr>
          <w:rFonts w:ascii="Arial" w:eastAsia="Arial" w:hAnsi="Arial" w:cs="Arial"/>
          <w:sz w:val="24"/>
          <w:szCs w:val="24"/>
        </w:rPr>
        <w:t xml:space="preserve"> sistema para solucionar o problema em questão. Sendo assim, o objetivo geral do trabalho é a definição, modelagem</w:t>
      </w:r>
      <w:r w:rsidR="00576CD6">
        <w:rPr>
          <w:rFonts w:ascii="Arial" w:eastAsia="Arial" w:hAnsi="Arial" w:cs="Arial"/>
          <w:sz w:val="24"/>
          <w:szCs w:val="24"/>
        </w:rPr>
        <w:t xml:space="preserve"> </w:t>
      </w:r>
      <w:commentRangeStart w:id="113"/>
      <w:commentRangeEnd w:id="113"/>
      <w:r w:rsidR="0025355B">
        <w:rPr>
          <w:rStyle w:val="CommentReference"/>
          <w:rFonts w:cs="Mangal"/>
        </w:rPr>
        <w:commentReference w:id="113"/>
      </w:r>
      <w:r>
        <w:rPr>
          <w:rFonts w:ascii="Arial" w:eastAsia="Arial" w:hAnsi="Arial" w:cs="Arial"/>
          <w:sz w:val="24"/>
          <w:szCs w:val="24"/>
        </w:rPr>
        <w:t xml:space="preserve">e </w:t>
      </w:r>
      <w:r w:rsidR="00576CD6">
        <w:rPr>
          <w:rFonts w:ascii="Arial" w:eastAsia="Arial" w:hAnsi="Arial" w:cs="Arial"/>
          <w:sz w:val="24"/>
          <w:szCs w:val="24"/>
        </w:rPr>
        <w:t>prototipagem</w:t>
      </w:r>
      <w:r>
        <w:rPr>
          <w:rFonts w:ascii="Arial" w:eastAsia="Arial" w:hAnsi="Arial" w:cs="Arial"/>
          <w:sz w:val="24"/>
          <w:szCs w:val="24"/>
        </w:rPr>
        <w:t xml:space="preserve"> de um sistema de informação</w:t>
      </w:r>
      <w:del w:id="114" w:author="Humberto Dalpra" w:date="2020-12-05T15:39:00Z">
        <w:r w:rsidDel="00D23FB0">
          <w:rPr>
            <w:rFonts w:ascii="Arial" w:eastAsia="Arial" w:hAnsi="Arial" w:cs="Arial"/>
            <w:sz w:val="24"/>
            <w:szCs w:val="24"/>
          </w:rPr>
          <w:delText>,</w:delText>
        </w:r>
      </w:del>
      <w:r>
        <w:rPr>
          <w:rFonts w:ascii="Arial" w:eastAsia="Arial" w:hAnsi="Arial" w:cs="Arial"/>
          <w:sz w:val="24"/>
          <w:szCs w:val="24"/>
        </w:rPr>
        <w:t xml:space="preserve"> para ser utilizad</w:t>
      </w:r>
      <w:r w:rsidR="004E5284">
        <w:rPr>
          <w:rFonts w:ascii="Arial" w:eastAsia="Arial" w:hAnsi="Arial" w:cs="Arial"/>
          <w:sz w:val="24"/>
          <w:szCs w:val="24"/>
        </w:rPr>
        <w:t>o</w:t>
      </w:r>
      <w:r>
        <w:rPr>
          <w:rFonts w:ascii="Arial" w:eastAsia="Arial" w:hAnsi="Arial" w:cs="Arial"/>
          <w:sz w:val="24"/>
          <w:szCs w:val="24"/>
        </w:rPr>
        <w:t xml:space="preserve"> pelo supervisor de estágio e alunos do curso de sistemas de informação da Faculdade Metodista Granbery. Pretende-se com este trabalho, alcançar os seguintes objetivos</w:t>
      </w:r>
      <w:del w:id="115" w:author="Humberto Dalpra" w:date="2020-12-05T15:39:00Z">
        <w:r w:rsidDel="00865380">
          <w:rPr>
            <w:rFonts w:ascii="Arial" w:eastAsia="Arial" w:hAnsi="Arial" w:cs="Arial"/>
            <w:sz w:val="24"/>
            <w:szCs w:val="24"/>
          </w:rPr>
          <w:delText xml:space="preserve"> específicos</w:delText>
        </w:r>
      </w:del>
      <w:r>
        <w:rPr>
          <w:rFonts w:ascii="Arial" w:eastAsia="Arial" w:hAnsi="Arial" w:cs="Arial"/>
          <w:sz w:val="24"/>
          <w:szCs w:val="24"/>
        </w:rPr>
        <w:t xml:space="preserve">: Através do </w:t>
      </w:r>
      <w:r w:rsidR="004E5284">
        <w:rPr>
          <w:rFonts w:ascii="Arial" w:eastAsia="Arial" w:hAnsi="Arial" w:cs="Arial"/>
          <w:sz w:val="24"/>
          <w:szCs w:val="24"/>
        </w:rPr>
        <w:t>protó</w:t>
      </w:r>
      <w:r w:rsidR="00E05D4C">
        <w:rPr>
          <w:rFonts w:ascii="Arial" w:eastAsia="Arial" w:hAnsi="Arial" w:cs="Arial"/>
          <w:sz w:val="24"/>
          <w:szCs w:val="24"/>
        </w:rPr>
        <w:t xml:space="preserve">tipo do </w:t>
      </w:r>
      <w:r>
        <w:rPr>
          <w:rFonts w:ascii="Arial" w:eastAsia="Arial" w:hAnsi="Arial" w:cs="Arial"/>
          <w:sz w:val="24"/>
          <w:szCs w:val="24"/>
        </w:rPr>
        <w:t xml:space="preserve">sistema de informação, </w:t>
      </w:r>
      <w:r w:rsidR="00275AEB">
        <w:rPr>
          <w:rFonts w:ascii="Arial" w:eastAsia="Arial" w:hAnsi="Arial" w:cs="Arial"/>
          <w:sz w:val="24"/>
          <w:szCs w:val="24"/>
        </w:rPr>
        <w:t>propor</w:t>
      </w:r>
      <w:r w:rsidR="00913B33">
        <w:rPr>
          <w:rFonts w:ascii="Arial" w:eastAsia="Arial" w:hAnsi="Arial" w:cs="Arial"/>
          <w:sz w:val="24"/>
          <w:szCs w:val="24"/>
        </w:rPr>
        <w:t xml:space="preserve"> um </w:t>
      </w:r>
      <w:r w:rsidR="0010339E">
        <w:rPr>
          <w:rFonts w:ascii="Arial" w:eastAsia="Arial" w:hAnsi="Arial" w:cs="Arial"/>
          <w:sz w:val="24"/>
          <w:szCs w:val="24"/>
        </w:rPr>
        <w:t>software</w:t>
      </w:r>
      <w:r w:rsidR="00913B33">
        <w:rPr>
          <w:rFonts w:ascii="Arial" w:eastAsia="Arial" w:hAnsi="Arial" w:cs="Arial"/>
          <w:sz w:val="24"/>
          <w:szCs w:val="24"/>
        </w:rPr>
        <w:t xml:space="preserve"> que</w:t>
      </w:r>
      <w:r w:rsidR="00BA01AB">
        <w:rPr>
          <w:rFonts w:ascii="Arial" w:eastAsia="Arial" w:hAnsi="Arial" w:cs="Arial"/>
          <w:sz w:val="24"/>
          <w:szCs w:val="24"/>
        </w:rPr>
        <w:t xml:space="preserve"> possa oferecer</w:t>
      </w:r>
      <w:r>
        <w:rPr>
          <w:rFonts w:ascii="Arial" w:eastAsia="Arial" w:hAnsi="Arial" w:cs="Arial"/>
          <w:sz w:val="24"/>
          <w:szCs w:val="24"/>
        </w:rPr>
        <w:t xml:space="preserve"> </w:t>
      </w:r>
      <w:r w:rsidR="00C77529">
        <w:rPr>
          <w:rFonts w:ascii="Arial" w:eastAsia="Arial" w:hAnsi="Arial" w:cs="Arial"/>
          <w:sz w:val="24"/>
          <w:szCs w:val="24"/>
        </w:rPr>
        <w:t>à</w:t>
      </w:r>
      <w:r>
        <w:rPr>
          <w:rFonts w:ascii="Arial" w:eastAsia="Arial" w:hAnsi="Arial" w:cs="Arial"/>
          <w:sz w:val="24"/>
          <w:szCs w:val="24"/>
        </w:rPr>
        <w:t xml:space="preserve"> coordenação de estágios do curso</w:t>
      </w:r>
      <w:ins w:id="116" w:author="Humberto Dalpra" w:date="2020-12-05T15:41:00Z">
        <w:r w:rsidR="007D6EAF">
          <w:rPr>
            <w:rFonts w:ascii="Arial" w:eastAsia="Arial" w:hAnsi="Arial" w:cs="Arial"/>
            <w:sz w:val="24"/>
            <w:szCs w:val="24"/>
          </w:rPr>
          <w:t>:</w:t>
        </w:r>
      </w:ins>
      <w:del w:id="117" w:author="Humberto Dalpra" w:date="2020-12-05T15:41:00Z">
        <w:r w:rsidR="00C06E8E" w:rsidDel="007D6EAF">
          <w:rPr>
            <w:rFonts w:ascii="Arial" w:eastAsia="Arial" w:hAnsi="Arial" w:cs="Arial"/>
            <w:sz w:val="24"/>
            <w:szCs w:val="24"/>
          </w:rPr>
          <w:delText>,</w:delText>
        </w:r>
        <w:r w:rsidDel="007D6EAF">
          <w:rPr>
            <w:rFonts w:ascii="Arial" w:eastAsia="Arial" w:hAnsi="Arial" w:cs="Arial"/>
            <w:sz w:val="24"/>
            <w:szCs w:val="24"/>
          </w:rPr>
          <w:delText xml:space="preserve"> </w:delText>
        </w:r>
      </w:del>
      <w:ins w:id="118" w:author="Humberto Dalpra" w:date="2020-12-05T15:41:00Z">
        <w:r w:rsidR="006D7AE0">
          <w:rPr>
            <w:rFonts w:ascii="Arial" w:eastAsia="Arial" w:hAnsi="Arial" w:cs="Arial"/>
            <w:sz w:val="24"/>
            <w:szCs w:val="24"/>
          </w:rPr>
          <w:t xml:space="preserve"> </w:t>
        </w:r>
      </w:ins>
    </w:p>
    <w:p w14:paraId="0F5A982D" w14:textId="77777777" w:rsidR="00D81593" w:rsidRDefault="000F5B2F" w:rsidP="006D7AE0">
      <w:pPr>
        <w:pStyle w:val="LO-normal"/>
        <w:numPr>
          <w:ilvl w:val="0"/>
          <w:numId w:val="4"/>
        </w:numPr>
        <w:spacing w:after="0" w:line="360" w:lineRule="auto"/>
        <w:ind w:left="1418" w:hanging="284"/>
        <w:jc w:val="both"/>
        <w:rPr>
          <w:ins w:id="119" w:author="Humberto Dalpra" w:date="2020-12-05T15:42:00Z"/>
          <w:rFonts w:ascii="Arial" w:eastAsia="Arial" w:hAnsi="Arial" w:cs="Arial"/>
          <w:sz w:val="24"/>
          <w:szCs w:val="24"/>
        </w:rPr>
      </w:pPr>
      <w:r>
        <w:rPr>
          <w:rFonts w:ascii="Arial" w:eastAsia="Arial" w:hAnsi="Arial" w:cs="Arial"/>
          <w:sz w:val="24"/>
          <w:szCs w:val="24"/>
        </w:rPr>
        <w:t>o controle de documentos e relatórios entregues pelos acadêmicos;</w:t>
      </w:r>
    </w:p>
    <w:p w14:paraId="584BE395" w14:textId="77777777" w:rsidR="00D81593" w:rsidRDefault="000F5B2F" w:rsidP="006D7AE0">
      <w:pPr>
        <w:pStyle w:val="LO-normal"/>
        <w:numPr>
          <w:ilvl w:val="0"/>
          <w:numId w:val="4"/>
        </w:numPr>
        <w:spacing w:after="0" w:line="360" w:lineRule="auto"/>
        <w:ind w:left="1418" w:hanging="284"/>
        <w:jc w:val="both"/>
        <w:rPr>
          <w:ins w:id="120" w:author="Humberto Dalpra" w:date="2020-12-05T15:42:00Z"/>
          <w:rFonts w:ascii="Arial" w:eastAsia="Arial" w:hAnsi="Arial" w:cs="Arial"/>
          <w:sz w:val="24"/>
          <w:szCs w:val="24"/>
        </w:rPr>
      </w:pPr>
      <w:del w:id="121" w:author="Humberto Dalpra" w:date="2020-12-05T15:42:00Z">
        <w:r w:rsidDel="00D81593">
          <w:rPr>
            <w:rFonts w:ascii="Arial" w:eastAsia="Arial" w:hAnsi="Arial" w:cs="Arial"/>
            <w:sz w:val="24"/>
            <w:szCs w:val="24"/>
          </w:rPr>
          <w:delText xml:space="preserve"> </w:delText>
        </w:r>
      </w:del>
      <w:r>
        <w:rPr>
          <w:rFonts w:ascii="Arial" w:eastAsia="Arial" w:hAnsi="Arial" w:cs="Arial"/>
          <w:sz w:val="24"/>
          <w:szCs w:val="24"/>
        </w:rPr>
        <w:t xml:space="preserve">permitir </w:t>
      </w:r>
      <w:r w:rsidR="00ED6908">
        <w:rPr>
          <w:rFonts w:ascii="Arial" w:eastAsia="Arial" w:hAnsi="Arial" w:cs="Arial"/>
          <w:sz w:val="24"/>
          <w:szCs w:val="24"/>
        </w:rPr>
        <w:t>a</w:t>
      </w:r>
      <w:r>
        <w:rPr>
          <w:rFonts w:ascii="Arial" w:eastAsia="Arial" w:hAnsi="Arial" w:cs="Arial"/>
          <w:sz w:val="24"/>
          <w:szCs w:val="24"/>
        </w:rPr>
        <w:t xml:space="preserve"> armazenamento e consulta de dados cadastrais de alunos, empresas e supervisores de estágio; </w:t>
      </w:r>
    </w:p>
    <w:p w14:paraId="20365D52" w14:textId="57227DE3" w:rsidR="001C766A" w:rsidRDefault="000F5B2F" w:rsidP="006D7AE0">
      <w:pPr>
        <w:pStyle w:val="LO-normal"/>
        <w:numPr>
          <w:ilvl w:val="0"/>
          <w:numId w:val="4"/>
        </w:numPr>
        <w:spacing w:after="0" w:line="360" w:lineRule="auto"/>
        <w:ind w:left="1418" w:hanging="284"/>
        <w:jc w:val="both"/>
        <w:rPr>
          <w:ins w:id="122" w:author="Humberto Dalpra" w:date="2020-12-05T15:43:00Z"/>
          <w:rFonts w:ascii="Arial" w:eastAsia="Arial" w:hAnsi="Arial" w:cs="Arial"/>
          <w:sz w:val="24"/>
          <w:szCs w:val="24"/>
        </w:rPr>
      </w:pPr>
      <w:r>
        <w:rPr>
          <w:rFonts w:ascii="Arial" w:eastAsia="Arial" w:hAnsi="Arial" w:cs="Arial"/>
          <w:sz w:val="24"/>
          <w:szCs w:val="24"/>
        </w:rPr>
        <w:t xml:space="preserve">oferecer aos alunos o envio de uma prévia dos documentos via sistema para o </w:t>
      </w:r>
      <w:del w:id="123" w:author="Brauleyn Zofolli Nunes" w:date="2020-12-15T13:24:00Z">
        <w:r w:rsidDel="00AF32A5">
          <w:rPr>
            <w:rFonts w:ascii="Arial" w:eastAsia="Arial" w:hAnsi="Arial" w:cs="Arial"/>
            <w:sz w:val="24"/>
            <w:szCs w:val="24"/>
          </w:rPr>
          <w:delText xml:space="preserve">coordenador </w:delText>
        </w:r>
      </w:del>
      <w:ins w:id="124" w:author="Brauleyn Zofolli Nunes" w:date="2020-12-15T13:24:00Z">
        <w:r w:rsidR="00AF32A5">
          <w:rPr>
            <w:rFonts w:ascii="Arial" w:eastAsia="Arial" w:hAnsi="Arial" w:cs="Arial"/>
            <w:sz w:val="24"/>
            <w:szCs w:val="24"/>
          </w:rPr>
          <w:t xml:space="preserve">supervisor </w:t>
        </w:r>
      </w:ins>
      <w:r>
        <w:rPr>
          <w:rFonts w:ascii="Arial" w:eastAsia="Arial" w:hAnsi="Arial" w:cs="Arial"/>
          <w:sz w:val="24"/>
          <w:szCs w:val="24"/>
        </w:rPr>
        <w:t xml:space="preserve">avaliar e corrigi-lo, </w:t>
      </w:r>
      <w:del w:id="125" w:author="Humberto Dalpra" w:date="2020-12-05T15:43:00Z">
        <w:r w:rsidDel="00925F7F">
          <w:rPr>
            <w:rFonts w:ascii="Arial" w:eastAsia="Arial" w:hAnsi="Arial" w:cs="Arial"/>
            <w:sz w:val="24"/>
            <w:szCs w:val="24"/>
          </w:rPr>
          <w:delText xml:space="preserve">e </w:delText>
        </w:r>
      </w:del>
      <w:ins w:id="126" w:author="Humberto Dalpra" w:date="2020-12-05T15:43:00Z">
        <w:r w:rsidR="00925F7F">
          <w:rPr>
            <w:rFonts w:ascii="Arial" w:eastAsia="Arial" w:hAnsi="Arial" w:cs="Arial"/>
            <w:sz w:val="24"/>
            <w:szCs w:val="24"/>
          </w:rPr>
          <w:t xml:space="preserve">entregando </w:t>
        </w:r>
      </w:ins>
      <w:r>
        <w:rPr>
          <w:rFonts w:ascii="Arial" w:eastAsia="Arial" w:hAnsi="Arial" w:cs="Arial"/>
          <w:sz w:val="24"/>
          <w:szCs w:val="24"/>
        </w:rPr>
        <w:t xml:space="preserve">posteriormente </w:t>
      </w:r>
      <w:del w:id="127" w:author="Humberto Dalpra" w:date="2020-12-05T15:43:00Z">
        <w:r w:rsidDel="00925F7F">
          <w:rPr>
            <w:rFonts w:ascii="Arial" w:eastAsia="Arial" w:hAnsi="Arial" w:cs="Arial"/>
            <w:sz w:val="24"/>
            <w:szCs w:val="24"/>
          </w:rPr>
          <w:delText xml:space="preserve">entregá-lo </w:delText>
        </w:r>
      </w:del>
      <w:r>
        <w:rPr>
          <w:rFonts w:ascii="Arial" w:eastAsia="Arial" w:hAnsi="Arial" w:cs="Arial"/>
          <w:sz w:val="24"/>
          <w:szCs w:val="24"/>
        </w:rPr>
        <w:t xml:space="preserve">em versão física </w:t>
      </w:r>
      <w:del w:id="128" w:author="Humberto Dalpra" w:date="2020-12-05T15:43:00Z">
        <w:r w:rsidDel="00925F7F">
          <w:rPr>
            <w:rFonts w:ascii="Arial" w:eastAsia="Arial" w:hAnsi="Arial" w:cs="Arial"/>
            <w:sz w:val="24"/>
            <w:szCs w:val="24"/>
          </w:rPr>
          <w:delText xml:space="preserve">na </w:delText>
        </w:r>
      </w:del>
      <w:ins w:id="129" w:author="Humberto Dalpra" w:date="2020-12-05T15:43:00Z">
        <w:r w:rsidR="00925F7F">
          <w:rPr>
            <w:rFonts w:ascii="Arial" w:eastAsia="Arial" w:hAnsi="Arial" w:cs="Arial"/>
            <w:sz w:val="24"/>
            <w:szCs w:val="24"/>
          </w:rPr>
          <w:t xml:space="preserve">à </w:t>
        </w:r>
      </w:ins>
      <w:del w:id="130" w:author="Humberto Dalpra" w:date="2020-12-05T15:43:00Z">
        <w:r w:rsidDel="00925F7F">
          <w:rPr>
            <w:rFonts w:ascii="Arial" w:eastAsia="Arial" w:hAnsi="Arial" w:cs="Arial"/>
            <w:sz w:val="24"/>
            <w:szCs w:val="24"/>
          </w:rPr>
          <w:delText xml:space="preserve">coordenação </w:delText>
        </w:r>
      </w:del>
      <w:ins w:id="131" w:author="Humberto Dalpra" w:date="2020-12-05T15:43:00Z">
        <w:r w:rsidR="00925F7F">
          <w:rPr>
            <w:rFonts w:ascii="Arial" w:eastAsia="Arial" w:hAnsi="Arial" w:cs="Arial"/>
            <w:sz w:val="24"/>
            <w:szCs w:val="24"/>
          </w:rPr>
          <w:t xml:space="preserve">supervisão </w:t>
        </w:r>
      </w:ins>
      <w:r>
        <w:rPr>
          <w:rFonts w:ascii="Arial" w:eastAsia="Arial" w:hAnsi="Arial" w:cs="Arial"/>
          <w:sz w:val="24"/>
          <w:szCs w:val="24"/>
        </w:rPr>
        <w:t xml:space="preserve">de estágios; </w:t>
      </w:r>
    </w:p>
    <w:p w14:paraId="086FFF5B" w14:textId="4902B177" w:rsidR="00334813" w:rsidRDefault="000F5B2F">
      <w:pPr>
        <w:pStyle w:val="LO-normal"/>
        <w:numPr>
          <w:ilvl w:val="0"/>
          <w:numId w:val="4"/>
        </w:numPr>
        <w:spacing w:after="0" w:line="360" w:lineRule="auto"/>
        <w:ind w:left="1418" w:hanging="284"/>
        <w:jc w:val="both"/>
        <w:rPr>
          <w:rFonts w:ascii="Arial" w:eastAsia="Arial" w:hAnsi="Arial" w:cs="Arial"/>
          <w:sz w:val="24"/>
          <w:szCs w:val="24"/>
        </w:rPr>
        <w:pPrChange w:id="132" w:author="Humberto Dalpra" w:date="2020-12-05T15:41:00Z">
          <w:pPr>
            <w:pStyle w:val="LO-normal"/>
            <w:spacing w:after="0" w:line="360" w:lineRule="auto"/>
            <w:ind w:firstLine="1134"/>
            <w:jc w:val="both"/>
          </w:pPr>
        </w:pPrChange>
      </w:pPr>
      <w:r>
        <w:rPr>
          <w:rFonts w:ascii="Arial" w:eastAsia="Arial" w:hAnsi="Arial" w:cs="Arial"/>
          <w:sz w:val="24"/>
          <w:szCs w:val="24"/>
        </w:rPr>
        <w:t xml:space="preserve">prover aos alunos e </w:t>
      </w:r>
      <w:del w:id="133" w:author="Humberto Dalpra" w:date="2020-12-05T15:43:00Z">
        <w:r w:rsidDel="001C766A">
          <w:rPr>
            <w:rFonts w:ascii="Arial" w:eastAsia="Arial" w:hAnsi="Arial" w:cs="Arial"/>
            <w:sz w:val="24"/>
            <w:szCs w:val="24"/>
          </w:rPr>
          <w:delText xml:space="preserve">coordenador </w:delText>
        </w:r>
      </w:del>
      <w:ins w:id="134" w:author="Humberto Dalpra" w:date="2020-12-05T15:43:00Z">
        <w:r w:rsidR="001C766A">
          <w:rPr>
            <w:rFonts w:ascii="Arial" w:eastAsia="Arial" w:hAnsi="Arial" w:cs="Arial"/>
            <w:sz w:val="24"/>
            <w:szCs w:val="24"/>
          </w:rPr>
          <w:t xml:space="preserve">supervisor </w:t>
        </w:r>
      </w:ins>
      <w:r>
        <w:rPr>
          <w:rFonts w:ascii="Arial" w:eastAsia="Arial" w:hAnsi="Arial" w:cs="Arial"/>
          <w:sz w:val="24"/>
          <w:szCs w:val="24"/>
        </w:rPr>
        <w:t>de estágio uma forma de acompanhamento do fluxo de trabalho de todo o processo do estágio e por fim agilizar as entregas e reduzir os erros nos relatórios e documentos entregues.</w:t>
      </w:r>
    </w:p>
    <w:p w14:paraId="4BA3F3C4" w14:textId="2D798431" w:rsidR="00334813" w:rsidRDefault="00855A63" w:rsidP="00C27AF1">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O trabalho proposto tem como justificativa aplicar conceitos de modelagem </w:t>
      </w:r>
      <w:r w:rsidR="006276AC">
        <w:rPr>
          <w:rFonts w:ascii="Arial" w:eastAsia="Arial" w:hAnsi="Arial" w:cs="Arial"/>
          <w:sz w:val="24"/>
          <w:szCs w:val="24"/>
        </w:rPr>
        <w:t xml:space="preserve">e </w:t>
      </w:r>
      <w:r w:rsidR="001A2F83">
        <w:rPr>
          <w:rFonts w:ascii="Arial" w:eastAsia="Arial" w:hAnsi="Arial" w:cs="Arial"/>
          <w:sz w:val="24"/>
          <w:szCs w:val="24"/>
        </w:rPr>
        <w:t xml:space="preserve">prototipagem de </w:t>
      </w:r>
      <w:r w:rsidR="006276AC">
        <w:rPr>
          <w:rFonts w:ascii="Arial" w:eastAsia="Arial" w:hAnsi="Arial" w:cs="Arial"/>
          <w:sz w:val="24"/>
          <w:szCs w:val="24"/>
        </w:rPr>
        <w:t xml:space="preserve">software </w:t>
      </w:r>
      <w:r w:rsidR="00993D09">
        <w:rPr>
          <w:rFonts w:ascii="Arial" w:eastAsia="Arial" w:hAnsi="Arial" w:cs="Arial"/>
          <w:sz w:val="24"/>
          <w:szCs w:val="24"/>
        </w:rPr>
        <w:t xml:space="preserve">para atender as necessidades </w:t>
      </w:r>
      <w:r w:rsidR="00DE4D30">
        <w:rPr>
          <w:rFonts w:ascii="Arial" w:eastAsia="Arial" w:hAnsi="Arial" w:cs="Arial"/>
          <w:sz w:val="24"/>
          <w:szCs w:val="24"/>
        </w:rPr>
        <w:t>dos processos</w:t>
      </w:r>
      <w:r w:rsidR="00993D09">
        <w:rPr>
          <w:rFonts w:ascii="Arial" w:eastAsia="Arial" w:hAnsi="Arial" w:cs="Arial"/>
          <w:sz w:val="24"/>
          <w:szCs w:val="24"/>
        </w:rPr>
        <w:t xml:space="preserve"> de estágios do curso de Sistemas de Informação.</w:t>
      </w:r>
      <w:r w:rsidR="000D17F9">
        <w:rPr>
          <w:rFonts w:ascii="Arial" w:eastAsia="Arial" w:hAnsi="Arial" w:cs="Arial"/>
          <w:sz w:val="24"/>
          <w:szCs w:val="24"/>
        </w:rPr>
        <w:t xml:space="preserve"> </w:t>
      </w:r>
      <w:r w:rsidR="000F5B2F">
        <w:rPr>
          <w:rFonts w:ascii="Arial" w:eastAsia="Arial" w:hAnsi="Arial" w:cs="Arial"/>
          <w:sz w:val="24"/>
          <w:szCs w:val="24"/>
        </w:rPr>
        <w:t>Além disso</w:t>
      </w:r>
      <w:r w:rsidR="000E2FDB">
        <w:rPr>
          <w:rFonts w:ascii="Arial" w:eastAsia="Arial" w:hAnsi="Arial" w:cs="Arial"/>
          <w:sz w:val="24"/>
          <w:szCs w:val="24"/>
        </w:rPr>
        <w:t>,</w:t>
      </w:r>
      <w:r w:rsidR="000F5B2F">
        <w:rPr>
          <w:rFonts w:ascii="Arial" w:eastAsia="Arial" w:hAnsi="Arial" w:cs="Arial"/>
          <w:sz w:val="24"/>
          <w:szCs w:val="24"/>
        </w:rPr>
        <w:t xml:space="preserve"> o trabalho se propõe</w:t>
      </w:r>
      <w:del w:id="135" w:author="Humberto Dalpra" w:date="2020-12-05T15:44:00Z">
        <w:r w:rsidR="00262FC3" w:rsidDel="0042767B">
          <w:rPr>
            <w:rFonts w:ascii="Arial" w:eastAsia="Arial" w:hAnsi="Arial" w:cs="Arial"/>
            <w:sz w:val="24"/>
            <w:szCs w:val="24"/>
          </w:rPr>
          <w:delText>-se</w:delText>
        </w:r>
      </w:del>
      <w:r w:rsidR="000F5B2F">
        <w:rPr>
          <w:rFonts w:ascii="Arial" w:eastAsia="Arial" w:hAnsi="Arial" w:cs="Arial"/>
          <w:sz w:val="24"/>
          <w:szCs w:val="24"/>
        </w:rPr>
        <w:t xml:space="preserve"> </w:t>
      </w:r>
      <w:ins w:id="136" w:author="Humberto Dalpra" w:date="2020-12-05T15:44:00Z">
        <w:r w:rsidR="00FF0862">
          <w:rPr>
            <w:rFonts w:ascii="Arial" w:eastAsia="Arial" w:hAnsi="Arial" w:cs="Arial"/>
            <w:sz w:val="24"/>
            <w:szCs w:val="24"/>
          </w:rPr>
          <w:t xml:space="preserve">a </w:t>
        </w:r>
      </w:ins>
      <w:r w:rsidR="009A4CA2">
        <w:rPr>
          <w:rFonts w:ascii="Arial" w:eastAsia="Arial" w:hAnsi="Arial" w:cs="Arial"/>
          <w:sz w:val="24"/>
          <w:szCs w:val="24"/>
        </w:rPr>
        <w:t>projetar</w:t>
      </w:r>
      <w:r w:rsidR="000F5B2F">
        <w:rPr>
          <w:rFonts w:ascii="Arial" w:eastAsia="Arial" w:hAnsi="Arial" w:cs="Arial"/>
          <w:sz w:val="24"/>
          <w:szCs w:val="24"/>
        </w:rPr>
        <w:t xml:space="preserve"> uma ferramenta de apoio à alunos e </w:t>
      </w:r>
      <w:del w:id="137" w:author="Brauleyn Zofolli Nunes" w:date="2020-12-15T13:25:00Z">
        <w:r w:rsidR="000F5B2F" w:rsidDel="00596EDF">
          <w:rPr>
            <w:rFonts w:ascii="Arial" w:eastAsia="Arial" w:hAnsi="Arial" w:cs="Arial"/>
            <w:sz w:val="24"/>
            <w:szCs w:val="24"/>
          </w:rPr>
          <w:delText>coordenadores</w:delText>
        </w:r>
      </w:del>
      <w:ins w:id="138" w:author="Brauleyn Zofolli Nunes" w:date="2020-12-15T13:25:00Z">
        <w:r w:rsidR="00596EDF">
          <w:rPr>
            <w:rFonts w:ascii="Arial" w:eastAsia="Arial" w:hAnsi="Arial" w:cs="Arial"/>
            <w:sz w:val="24"/>
            <w:szCs w:val="24"/>
          </w:rPr>
          <w:t>supervisor</w:t>
        </w:r>
      </w:ins>
      <w:r w:rsidR="000F5B2F">
        <w:rPr>
          <w:rFonts w:ascii="Arial" w:eastAsia="Arial" w:hAnsi="Arial" w:cs="Arial"/>
          <w:sz w:val="24"/>
          <w:szCs w:val="24"/>
        </w:rPr>
        <w:t xml:space="preserve">, impactando na </w:t>
      </w:r>
      <w:r w:rsidR="000F5B2F">
        <w:rPr>
          <w:rFonts w:ascii="Arial" w:eastAsia="Arial" w:hAnsi="Arial" w:cs="Arial"/>
          <w:sz w:val="24"/>
          <w:szCs w:val="24"/>
        </w:rPr>
        <w:lastRenderedPageBreak/>
        <w:t xml:space="preserve">redução de esforços dos envolvidos para a obtenção de informações acerca dos estágios. </w:t>
      </w:r>
    </w:p>
    <w:p w14:paraId="044D1657" w14:textId="77777777" w:rsidR="000D17F9" w:rsidRDefault="000D17F9">
      <w:pPr>
        <w:pStyle w:val="LO-normal"/>
        <w:spacing w:after="0" w:line="360" w:lineRule="auto"/>
        <w:ind w:firstLine="1134"/>
        <w:jc w:val="both"/>
        <w:rPr>
          <w:rFonts w:ascii="Arial" w:eastAsia="Arial" w:hAnsi="Arial" w:cs="Arial"/>
          <w:sz w:val="24"/>
          <w:szCs w:val="24"/>
        </w:rPr>
      </w:pPr>
    </w:p>
    <w:p w14:paraId="77D6C4DB" w14:textId="77777777" w:rsidR="00334813" w:rsidRDefault="000F5B2F">
      <w:pPr>
        <w:pStyle w:val="LO-normal"/>
        <w:spacing w:after="0" w:line="360" w:lineRule="auto"/>
        <w:rPr>
          <w:rFonts w:ascii="Arial" w:eastAsia="Arial" w:hAnsi="Arial" w:cs="Arial"/>
          <w:b/>
          <w:sz w:val="24"/>
          <w:szCs w:val="24"/>
        </w:rPr>
      </w:pPr>
      <w:r>
        <w:rPr>
          <w:rFonts w:ascii="Arial" w:eastAsia="Arial" w:hAnsi="Arial" w:cs="Arial"/>
          <w:b/>
          <w:sz w:val="24"/>
          <w:szCs w:val="24"/>
        </w:rPr>
        <w:t xml:space="preserve">1.1 METODOLOGIA </w:t>
      </w:r>
    </w:p>
    <w:p w14:paraId="054B03AB" w14:textId="77777777" w:rsidR="00334813" w:rsidRDefault="00334813">
      <w:pPr>
        <w:pStyle w:val="LO-normal"/>
        <w:spacing w:after="0" w:line="360" w:lineRule="auto"/>
        <w:rPr>
          <w:rFonts w:ascii="Arial" w:eastAsia="Arial" w:hAnsi="Arial" w:cs="Arial"/>
          <w:b/>
          <w:sz w:val="24"/>
          <w:szCs w:val="24"/>
        </w:rPr>
      </w:pPr>
    </w:p>
    <w:p w14:paraId="549CB20F" w14:textId="4550B2D8" w:rsidR="00AB5857" w:rsidRDefault="000F5B2F" w:rsidP="004D4EA2">
      <w:pPr>
        <w:pStyle w:val="LO-normal"/>
        <w:spacing w:after="0" w:line="360" w:lineRule="auto"/>
        <w:ind w:firstLine="1133"/>
        <w:jc w:val="both"/>
        <w:rPr>
          <w:ins w:id="139" w:author="Humberto Dalpra" w:date="2020-12-05T15:49:00Z"/>
          <w:rFonts w:ascii="Arial" w:eastAsia="Arial" w:hAnsi="Arial" w:cs="Arial"/>
          <w:sz w:val="24"/>
          <w:szCs w:val="24"/>
        </w:rPr>
      </w:pPr>
      <w:commentRangeStart w:id="140"/>
      <w:r>
        <w:rPr>
          <w:rFonts w:ascii="Arial" w:eastAsia="Arial" w:hAnsi="Arial" w:cs="Arial"/>
          <w:sz w:val="24"/>
          <w:szCs w:val="24"/>
        </w:rPr>
        <w:t xml:space="preserve">O trabalho se </w:t>
      </w:r>
      <w:del w:id="141" w:author="Brauleyn Zofolli Nunes" w:date="2020-12-15T13:26:00Z">
        <w:r w:rsidDel="00790836">
          <w:rPr>
            <w:rFonts w:ascii="Arial" w:eastAsia="Arial" w:hAnsi="Arial" w:cs="Arial"/>
            <w:sz w:val="24"/>
            <w:szCs w:val="24"/>
          </w:rPr>
          <w:delText xml:space="preserve">iniciará </w:delText>
        </w:r>
      </w:del>
      <w:ins w:id="142" w:author="Brauleyn Zofolli Nunes" w:date="2020-12-15T13:26:00Z">
        <w:r w:rsidR="00790836">
          <w:rPr>
            <w:rFonts w:ascii="Arial" w:eastAsia="Arial" w:hAnsi="Arial" w:cs="Arial"/>
            <w:sz w:val="24"/>
            <w:szCs w:val="24"/>
          </w:rPr>
          <w:t xml:space="preserve">iniciou </w:t>
        </w:r>
      </w:ins>
      <w:r>
        <w:rPr>
          <w:rFonts w:ascii="Arial" w:eastAsia="Arial" w:hAnsi="Arial" w:cs="Arial"/>
          <w:sz w:val="24"/>
          <w:szCs w:val="24"/>
        </w:rPr>
        <w:t xml:space="preserve">com uma pesquisa exploratória, com o objetivo de examinar o atual processo de gerenciamento dos estágios e os documentos envolvidos. Os procedimentos utilizados na pesquisa </w:t>
      </w:r>
      <w:del w:id="143" w:author="Brauleyn Zofolli Nunes" w:date="2020-12-15T13:26:00Z">
        <w:r w:rsidDel="00790836">
          <w:rPr>
            <w:rFonts w:ascii="Arial" w:eastAsia="Arial" w:hAnsi="Arial" w:cs="Arial"/>
            <w:sz w:val="24"/>
            <w:szCs w:val="24"/>
          </w:rPr>
          <w:delText xml:space="preserve">serão </w:delText>
        </w:r>
      </w:del>
      <w:ins w:id="144" w:author="Brauleyn Zofolli Nunes" w:date="2020-12-15T13:26:00Z">
        <w:r w:rsidR="00790836">
          <w:rPr>
            <w:rFonts w:ascii="Arial" w:eastAsia="Arial" w:hAnsi="Arial" w:cs="Arial"/>
            <w:sz w:val="24"/>
            <w:szCs w:val="24"/>
          </w:rPr>
          <w:t xml:space="preserve">foram </w:t>
        </w:r>
      </w:ins>
      <w:r>
        <w:rPr>
          <w:rFonts w:ascii="Arial" w:eastAsia="Arial" w:hAnsi="Arial" w:cs="Arial"/>
          <w:sz w:val="24"/>
          <w:szCs w:val="24"/>
        </w:rPr>
        <w:t xml:space="preserve">o estudo de caso, através de uma entrevista com </w:t>
      </w:r>
      <w:r w:rsidR="0096435D">
        <w:rPr>
          <w:rFonts w:ascii="Arial" w:eastAsia="Arial" w:hAnsi="Arial" w:cs="Arial"/>
          <w:sz w:val="24"/>
          <w:szCs w:val="24"/>
        </w:rPr>
        <w:t xml:space="preserve">a </w:t>
      </w:r>
      <w:del w:id="145" w:author="Humberto Dalpra" w:date="2020-12-05T15:49:00Z">
        <w:r w:rsidR="0096435D" w:rsidDel="001B4928">
          <w:rPr>
            <w:rFonts w:ascii="Arial" w:eastAsia="Arial" w:hAnsi="Arial" w:cs="Arial"/>
            <w:sz w:val="24"/>
            <w:szCs w:val="24"/>
          </w:rPr>
          <w:delText>coordenação</w:delText>
        </w:r>
        <w:r w:rsidDel="001B4928">
          <w:rPr>
            <w:rFonts w:ascii="Arial" w:eastAsia="Arial" w:hAnsi="Arial" w:cs="Arial"/>
            <w:sz w:val="24"/>
            <w:szCs w:val="24"/>
          </w:rPr>
          <w:delText xml:space="preserve"> </w:delText>
        </w:r>
      </w:del>
      <w:ins w:id="146" w:author="Humberto Dalpra" w:date="2020-12-05T15:49:00Z">
        <w:r w:rsidR="001B4928">
          <w:rPr>
            <w:rFonts w:ascii="Arial" w:eastAsia="Arial" w:hAnsi="Arial" w:cs="Arial"/>
            <w:sz w:val="24"/>
            <w:szCs w:val="24"/>
          </w:rPr>
          <w:t xml:space="preserve">supervisão </w:t>
        </w:r>
      </w:ins>
      <w:r>
        <w:rPr>
          <w:rFonts w:ascii="Arial" w:eastAsia="Arial" w:hAnsi="Arial" w:cs="Arial"/>
          <w:sz w:val="24"/>
          <w:szCs w:val="24"/>
        </w:rPr>
        <w:t>de estágio para compreensão e definição do escopo do problema</w:t>
      </w:r>
      <w:del w:id="147" w:author="Humberto Dalpra" w:date="2020-12-05T15:49:00Z">
        <w:r w:rsidR="005A3508" w:rsidDel="00AB5857">
          <w:rPr>
            <w:rFonts w:ascii="Arial" w:eastAsia="Arial" w:hAnsi="Arial" w:cs="Arial"/>
            <w:sz w:val="24"/>
            <w:szCs w:val="24"/>
          </w:rPr>
          <w:delText>;</w:delText>
        </w:r>
        <w:r w:rsidDel="00AB5857">
          <w:rPr>
            <w:rFonts w:ascii="Arial" w:eastAsia="Arial" w:hAnsi="Arial" w:cs="Arial"/>
            <w:sz w:val="24"/>
            <w:szCs w:val="24"/>
          </w:rPr>
          <w:delText xml:space="preserve"> </w:delText>
        </w:r>
      </w:del>
      <w:ins w:id="148" w:author="Humberto Dalpra" w:date="2020-12-05T15:49:00Z">
        <w:r w:rsidR="00AB5857">
          <w:rPr>
            <w:rFonts w:ascii="Arial" w:eastAsia="Arial" w:hAnsi="Arial" w:cs="Arial"/>
            <w:sz w:val="24"/>
            <w:szCs w:val="24"/>
          </w:rPr>
          <w:t xml:space="preserve">. </w:t>
        </w:r>
      </w:ins>
      <w:del w:id="149" w:author="Humberto Dalpra" w:date="2020-12-05T15:49:00Z">
        <w:r w:rsidDel="00AB5857">
          <w:rPr>
            <w:rFonts w:ascii="Arial" w:eastAsia="Arial" w:hAnsi="Arial" w:cs="Arial"/>
            <w:sz w:val="24"/>
            <w:szCs w:val="24"/>
          </w:rPr>
          <w:delText>e a</w:delText>
        </w:r>
      </w:del>
    </w:p>
    <w:p w14:paraId="29D85F36" w14:textId="305EB7CC" w:rsidR="00334813" w:rsidRDefault="00AA651A" w:rsidP="004D4EA2">
      <w:pPr>
        <w:pStyle w:val="LO-normal"/>
        <w:spacing w:after="0" w:line="360" w:lineRule="auto"/>
        <w:ind w:firstLine="1133"/>
        <w:jc w:val="both"/>
        <w:rPr>
          <w:rFonts w:ascii="Arial" w:eastAsia="Arial" w:hAnsi="Arial" w:cs="Arial"/>
          <w:sz w:val="24"/>
          <w:szCs w:val="24"/>
        </w:rPr>
      </w:pPr>
      <w:ins w:id="150" w:author="Humberto Dalpra" w:date="2020-12-05T15:49:00Z">
        <w:r>
          <w:rPr>
            <w:rFonts w:ascii="Arial" w:eastAsia="Arial" w:hAnsi="Arial" w:cs="Arial"/>
            <w:sz w:val="24"/>
            <w:szCs w:val="24"/>
          </w:rPr>
          <w:t xml:space="preserve">Também </w:t>
        </w:r>
        <w:del w:id="151" w:author="Brauleyn Zofolli Nunes" w:date="2020-12-15T13:26:00Z">
          <w:r w:rsidDel="00790836">
            <w:rPr>
              <w:rFonts w:ascii="Arial" w:eastAsia="Arial" w:hAnsi="Arial" w:cs="Arial"/>
              <w:sz w:val="24"/>
              <w:szCs w:val="24"/>
            </w:rPr>
            <w:delText>será</w:delText>
          </w:r>
          <w:r w:rsidDel="005626B6">
            <w:rPr>
              <w:rFonts w:ascii="Arial" w:eastAsia="Arial" w:hAnsi="Arial" w:cs="Arial"/>
              <w:sz w:val="24"/>
              <w:szCs w:val="24"/>
            </w:rPr>
            <w:delText xml:space="preserve"> </w:delText>
          </w:r>
        </w:del>
      </w:ins>
      <w:ins w:id="152" w:author="Humberto Dalpra" w:date="2020-12-05T15:50:00Z">
        <w:r>
          <w:rPr>
            <w:rFonts w:ascii="Arial" w:eastAsia="Arial" w:hAnsi="Arial" w:cs="Arial"/>
            <w:sz w:val="24"/>
            <w:szCs w:val="24"/>
          </w:rPr>
          <w:t>realiz</w:t>
        </w:r>
      </w:ins>
      <w:ins w:id="153" w:author="Brauleyn Zofolli Nunes" w:date="2020-12-15T13:26:00Z">
        <w:r w:rsidR="005626B6">
          <w:rPr>
            <w:rFonts w:ascii="Arial" w:eastAsia="Arial" w:hAnsi="Arial" w:cs="Arial"/>
            <w:sz w:val="24"/>
            <w:szCs w:val="24"/>
          </w:rPr>
          <w:t>ou-se</w:t>
        </w:r>
      </w:ins>
      <w:ins w:id="154" w:author="Humberto Dalpra" w:date="2020-12-05T15:50:00Z">
        <w:del w:id="155" w:author="Brauleyn Zofolli Nunes" w:date="2020-12-15T13:26:00Z">
          <w:r w:rsidDel="005626B6">
            <w:rPr>
              <w:rFonts w:ascii="Arial" w:eastAsia="Arial" w:hAnsi="Arial" w:cs="Arial"/>
              <w:sz w:val="24"/>
              <w:szCs w:val="24"/>
            </w:rPr>
            <w:delText>ada</w:delText>
          </w:r>
        </w:del>
        <w:r>
          <w:rPr>
            <w:rFonts w:ascii="Arial" w:eastAsia="Arial" w:hAnsi="Arial" w:cs="Arial"/>
            <w:sz w:val="24"/>
            <w:szCs w:val="24"/>
          </w:rPr>
          <w:t xml:space="preserve"> uma </w:t>
        </w:r>
      </w:ins>
      <w:del w:id="156" w:author="Humberto Dalpra" w:date="2020-12-05T15:50:00Z">
        <w:r w:rsidR="000F5B2F" w:rsidDel="00AA651A">
          <w:rPr>
            <w:rFonts w:ascii="Arial" w:eastAsia="Arial" w:hAnsi="Arial" w:cs="Arial"/>
            <w:sz w:val="24"/>
            <w:szCs w:val="24"/>
          </w:rPr>
          <w:delText xml:space="preserve"> </w:delText>
        </w:r>
      </w:del>
      <w:r w:rsidR="000F5B2F">
        <w:rPr>
          <w:rFonts w:ascii="Arial" w:eastAsia="Arial" w:hAnsi="Arial" w:cs="Arial"/>
          <w:sz w:val="24"/>
          <w:szCs w:val="24"/>
        </w:rPr>
        <w:t xml:space="preserve">pesquisa bibliográfica para compreender os procedimentos necessários para a </w:t>
      </w:r>
      <w:r w:rsidR="004879A7">
        <w:rPr>
          <w:rFonts w:ascii="Arial" w:eastAsia="Arial" w:hAnsi="Arial" w:cs="Arial"/>
          <w:sz w:val="24"/>
          <w:szCs w:val="24"/>
        </w:rPr>
        <w:t>modelagem e prototipagem</w:t>
      </w:r>
      <w:r w:rsidR="000F5B2F">
        <w:rPr>
          <w:rFonts w:ascii="Arial" w:eastAsia="Arial" w:hAnsi="Arial" w:cs="Arial"/>
          <w:sz w:val="24"/>
          <w:szCs w:val="24"/>
        </w:rPr>
        <w:t xml:space="preserve"> de um sistema de informação. Quanto à abordagem do trabalho, ele </w:t>
      </w:r>
      <w:ins w:id="157" w:author="Brauleyn Zofolli Nunes" w:date="2020-12-15T13:27:00Z">
        <w:r w:rsidR="004D3387">
          <w:rPr>
            <w:rFonts w:ascii="Arial" w:eastAsia="Arial" w:hAnsi="Arial" w:cs="Arial"/>
            <w:sz w:val="24"/>
            <w:szCs w:val="24"/>
          </w:rPr>
          <w:t>ocorreu</w:t>
        </w:r>
      </w:ins>
      <w:del w:id="158" w:author="Brauleyn Zofolli Nunes" w:date="2020-12-15T13:27:00Z">
        <w:r w:rsidR="000F5B2F" w:rsidDel="004D3387">
          <w:rPr>
            <w:rFonts w:ascii="Arial" w:eastAsia="Arial" w:hAnsi="Arial" w:cs="Arial"/>
            <w:sz w:val="24"/>
            <w:szCs w:val="24"/>
          </w:rPr>
          <w:delText>será</w:delText>
        </w:r>
      </w:del>
      <w:r w:rsidR="000F5B2F">
        <w:rPr>
          <w:rFonts w:ascii="Arial" w:eastAsia="Arial" w:hAnsi="Arial" w:cs="Arial"/>
          <w:sz w:val="24"/>
          <w:szCs w:val="24"/>
        </w:rPr>
        <w:t xml:space="preserve"> através de uma pesquisa qualitativa, pois a partir da interpretação e análise do problema em questão, </w:t>
      </w:r>
      <w:del w:id="159" w:author="Brauleyn Zofolli Nunes" w:date="2020-12-15T13:27:00Z">
        <w:r w:rsidR="000F5B2F" w:rsidDel="004D3387">
          <w:rPr>
            <w:rFonts w:ascii="Arial" w:eastAsia="Arial" w:hAnsi="Arial" w:cs="Arial"/>
            <w:sz w:val="24"/>
            <w:szCs w:val="24"/>
          </w:rPr>
          <w:delText xml:space="preserve">será </w:delText>
        </w:r>
      </w:del>
      <w:ins w:id="160" w:author="Brauleyn Zofolli Nunes" w:date="2020-12-15T13:27:00Z">
        <w:r w:rsidR="004D3387">
          <w:rPr>
            <w:rFonts w:ascii="Arial" w:eastAsia="Arial" w:hAnsi="Arial" w:cs="Arial"/>
            <w:sz w:val="24"/>
            <w:szCs w:val="24"/>
          </w:rPr>
          <w:t xml:space="preserve">foi </w:t>
        </w:r>
      </w:ins>
      <w:r w:rsidR="000F5B2F">
        <w:rPr>
          <w:rFonts w:ascii="Arial" w:eastAsia="Arial" w:hAnsi="Arial" w:cs="Arial"/>
          <w:sz w:val="24"/>
          <w:szCs w:val="24"/>
        </w:rPr>
        <w:t xml:space="preserve">apresentada uma proposta de solução. Em relação </w:t>
      </w:r>
      <w:r w:rsidR="00037ECD">
        <w:rPr>
          <w:rFonts w:ascii="Arial" w:eastAsia="Arial" w:hAnsi="Arial" w:cs="Arial"/>
          <w:sz w:val="24"/>
          <w:szCs w:val="24"/>
        </w:rPr>
        <w:t>à</w:t>
      </w:r>
      <w:r w:rsidR="000F5B2F">
        <w:rPr>
          <w:rFonts w:ascii="Arial" w:eastAsia="Arial" w:hAnsi="Arial" w:cs="Arial"/>
          <w:sz w:val="24"/>
          <w:szCs w:val="24"/>
        </w:rPr>
        <w:t xml:space="preserve"> natureza da pesquisa, ela </w:t>
      </w:r>
      <w:ins w:id="161" w:author="Brauleyn Zofolli Nunes" w:date="2020-12-15T13:27:00Z">
        <w:r w:rsidR="00405744">
          <w:rPr>
            <w:rFonts w:ascii="Arial" w:eastAsia="Arial" w:hAnsi="Arial" w:cs="Arial"/>
            <w:sz w:val="24"/>
            <w:szCs w:val="24"/>
          </w:rPr>
          <w:t>foi</w:t>
        </w:r>
      </w:ins>
      <w:del w:id="162" w:author="Brauleyn Zofolli Nunes" w:date="2020-12-15T13:27:00Z">
        <w:r w:rsidR="000F5B2F" w:rsidDel="004D3387">
          <w:rPr>
            <w:rFonts w:ascii="Arial" w:eastAsia="Arial" w:hAnsi="Arial" w:cs="Arial"/>
            <w:sz w:val="24"/>
            <w:szCs w:val="24"/>
          </w:rPr>
          <w:delText>será</w:delText>
        </w:r>
      </w:del>
      <w:r w:rsidR="000F5B2F">
        <w:rPr>
          <w:rFonts w:ascii="Arial" w:eastAsia="Arial" w:hAnsi="Arial" w:cs="Arial"/>
          <w:sz w:val="24"/>
          <w:szCs w:val="24"/>
        </w:rPr>
        <w:t xml:space="preserve"> </w:t>
      </w:r>
      <w:r w:rsidR="004D4EA2">
        <w:rPr>
          <w:rFonts w:ascii="Arial" w:eastAsia="Arial" w:hAnsi="Arial" w:cs="Arial"/>
          <w:sz w:val="24"/>
          <w:szCs w:val="24"/>
        </w:rPr>
        <w:t>a</w:t>
      </w:r>
      <w:commentRangeStart w:id="163"/>
      <w:r w:rsidR="000F5B2F">
        <w:rPr>
          <w:rFonts w:ascii="Arial" w:eastAsia="Arial" w:hAnsi="Arial" w:cs="Arial"/>
          <w:sz w:val="24"/>
          <w:szCs w:val="24"/>
        </w:rPr>
        <w:t>plicada</w:t>
      </w:r>
      <w:commentRangeEnd w:id="163"/>
      <w:r w:rsidR="00725852">
        <w:rPr>
          <w:rStyle w:val="CommentReference"/>
          <w:rFonts w:cs="Mangal"/>
        </w:rPr>
        <w:commentReference w:id="163"/>
      </w:r>
      <w:r w:rsidR="000F5B2F">
        <w:rPr>
          <w:rFonts w:ascii="Arial" w:eastAsia="Arial" w:hAnsi="Arial" w:cs="Arial"/>
          <w:sz w:val="24"/>
          <w:szCs w:val="24"/>
        </w:rPr>
        <w:t xml:space="preserve">, pois após os conhecimentos adquiridos na </w:t>
      </w:r>
      <w:del w:id="164" w:author="Brauleyn Zofolli Nunes" w:date="2020-12-15T13:28:00Z">
        <w:r w:rsidR="000F5B2F" w:rsidDel="00D5439D">
          <w:rPr>
            <w:rFonts w:ascii="Arial" w:eastAsia="Arial" w:hAnsi="Arial" w:cs="Arial"/>
            <w:sz w:val="24"/>
            <w:szCs w:val="24"/>
          </w:rPr>
          <w:delText xml:space="preserve">construção </w:delText>
        </w:r>
      </w:del>
      <w:ins w:id="165" w:author="Brauleyn Zofolli Nunes" w:date="2020-12-15T13:28:00Z">
        <w:r w:rsidR="00D5439D">
          <w:rPr>
            <w:rFonts w:ascii="Arial" w:eastAsia="Arial" w:hAnsi="Arial" w:cs="Arial"/>
            <w:sz w:val="24"/>
            <w:szCs w:val="24"/>
          </w:rPr>
          <w:t xml:space="preserve">modelagem e prototipagem </w:t>
        </w:r>
      </w:ins>
      <w:r w:rsidR="000F5B2F">
        <w:rPr>
          <w:rFonts w:ascii="Arial" w:eastAsia="Arial" w:hAnsi="Arial" w:cs="Arial"/>
          <w:sz w:val="24"/>
          <w:szCs w:val="24"/>
        </w:rPr>
        <w:t>de softwares e funcionamento dos estágios</w:t>
      </w:r>
      <w:ins w:id="166" w:author="Brauleyn Zofolli Nunes" w:date="2020-12-15T13:29:00Z">
        <w:r w:rsidR="00956315">
          <w:rPr>
            <w:rFonts w:ascii="Arial" w:eastAsia="Arial" w:hAnsi="Arial" w:cs="Arial"/>
            <w:sz w:val="24"/>
            <w:szCs w:val="24"/>
          </w:rPr>
          <w:t>,</w:t>
        </w:r>
      </w:ins>
      <w:r w:rsidR="000F5B2F">
        <w:rPr>
          <w:rFonts w:ascii="Arial" w:eastAsia="Arial" w:hAnsi="Arial" w:cs="Arial"/>
          <w:sz w:val="24"/>
          <w:szCs w:val="24"/>
        </w:rPr>
        <w:t xml:space="preserve"> </w:t>
      </w:r>
      <w:del w:id="167" w:author="Brauleyn Zofolli Nunes" w:date="2020-12-15T13:30:00Z">
        <w:r w:rsidR="000F5B2F" w:rsidDel="006F554C">
          <w:rPr>
            <w:rFonts w:ascii="Arial" w:eastAsia="Arial" w:hAnsi="Arial" w:cs="Arial"/>
            <w:sz w:val="24"/>
            <w:szCs w:val="24"/>
          </w:rPr>
          <w:delText>será construído</w:delText>
        </w:r>
      </w:del>
      <w:ins w:id="168" w:author="Brauleyn Zofolli Nunes" w:date="2020-12-15T13:30:00Z">
        <w:r w:rsidR="006F554C">
          <w:rPr>
            <w:rFonts w:ascii="Arial" w:eastAsia="Arial" w:hAnsi="Arial" w:cs="Arial"/>
            <w:sz w:val="24"/>
            <w:szCs w:val="24"/>
          </w:rPr>
          <w:t xml:space="preserve">construísse </w:t>
        </w:r>
      </w:ins>
      <w:ins w:id="169" w:author="Brauleyn Zofolli Nunes" w:date="2020-12-15T13:32:00Z">
        <w:r w:rsidR="009F2332">
          <w:rPr>
            <w:rFonts w:ascii="Arial" w:eastAsia="Arial" w:hAnsi="Arial" w:cs="Arial"/>
            <w:sz w:val="24"/>
            <w:szCs w:val="24"/>
          </w:rPr>
          <w:t xml:space="preserve">um </w:t>
        </w:r>
      </w:ins>
      <w:ins w:id="170" w:author="Brauleyn Zofolli Nunes" w:date="2020-12-15T13:30:00Z">
        <w:r w:rsidR="006F554C">
          <w:rPr>
            <w:rFonts w:ascii="Arial" w:eastAsia="Arial" w:hAnsi="Arial" w:cs="Arial"/>
            <w:sz w:val="24"/>
            <w:szCs w:val="24"/>
          </w:rPr>
          <w:t>protótipo de</w:t>
        </w:r>
      </w:ins>
      <w:del w:id="171" w:author="Brauleyn Zofolli Nunes" w:date="2020-12-15T13:30:00Z">
        <w:r w:rsidR="000F5B2F" w:rsidDel="006F554C">
          <w:rPr>
            <w:rFonts w:ascii="Arial" w:eastAsia="Arial" w:hAnsi="Arial" w:cs="Arial"/>
            <w:sz w:val="24"/>
            <w:szCs w:val="24"/>
          </w:rPr>
          <w:delText xml:space="preserve"> um</w:delText>
        </w:r>
      </w:del>
      <w:r w:rsidR="000F5B2F">
        <w:rPr>
          <w:rFonts w:ascii="Arial" w:eastAsia="Arial" w:hAnsi="Arial" w:cs="Arial"/>
          <w:sz w:val="24"/>
          <w:szCs w:val="24"/>
        </w:rPr>
        <w:t xml:space="preserve"> sistema de informação</w:t>
      </w:r>
      <w:del w:id="172" w:author="Brauleyn Zofolli Nunes" w:date="2020-12-15T13:30:00Z">
        <w:r w:rsidR="000F5B2F" w:rsidDel="00E15E02">
          <w:rPr>
            <w:rFonts w:ascii="Arial" w:eastAsia="Arial" w:hAnsi="Arial" w:cs="Arial"/>
            <w:sz w:val="24"/>
            <w:szCs w:val="24"/>
          </w:rPr>
          <w:delText xml:space="preserve"> para ser utilizado</w:delText>
        </w:r>
      </w:del>
      <w:r w:rsidR="000F5B2F">
        <w:rPr>
          <w:rFonts w:ascii="Arial" w:eastAsia="Arial" w:hAnsi="Arial" w:cs="Arial"/>
          <w:sz w:val="24"/>
          <w:szCs w:val="24"/>
        </w:rPr>
        <w:t>, com o intuito de solucionar o problema do setor de estágios da instituição de ensino.</w:t>
      </w:r>
    </w:p>
    <w:p w14:paraId="2466B4BB" w14:textId="017A9877" w:rsidR="001B4502" w:rsidRDefault="000F5B2F" w:rsidP="0014086C">
      <w:pPr>
        <w:pStyle w:val="LO-normal"/>
        <w:spacing w:after="0" w:line="360" w:lineRule="auto"/>
        <w:ind w:firstLine="1133"/>
        <w:jc w:val="both"/>
        <w:rPr>
          <w:ins w:id="173" w:author="Humberto Dalpra" w:date="2020-12-05T16:04:00Z"/>
          <w:rFonts w:ascii="Arial" w:eastAsia="Arial" w:hAnsi="Arial" w:cs="Arial"/>
          <w:sz w:val="24"/>
          <w:szCs w:val="24"/>
        </w:rPr>
      </w:pPr>
      <w:r>
        <w:rPr>
          <w:rFonts w:ascii="Arial" w:eastAsia="Arial" w:hAnsi="Arial" w:cs="Arial"/>
          <w:sz w:val="24"/>
          <w:szCs w:val="24"/>
        </w:rPr>
        <w:t>A metodologia</w:t>
      </w:r>
      <w:del w:id="174" w:author="Brauleyn Zofolli Nunes" w:date="2020-12-15T13:32:00Z">
        <w:r w:rsidDel="009F2332">
          <w:rPr>
            <w:rFonts w:ascii="Arial" w:eastAsia="Arial" w:hAnsi="Arial" w:cs="Arial"/>
            <w:sz w:val="24"/>
            <w:szCs w:val="24"/>
          </w:rPr>
          <w:delText xml:space="preserve"> a ser</w:delText>
        </w:r>
      </w:del>
      <w:r>
        <w:rPr>
          <w:rFonts w:ascii="Arial" w:eastAsia="Arial" w:hAnsi="Arial" w:cs="Arial"/>
          <w:sz w:val="24"/>
          <w:szCs w:val="24"/>
        </w:rPr>
        <w:t xml:space="preserve"> utilizada contempl</w:t>
      </w:r>
      <w:ins w:id="175" w:author="Brauleyn Zofolli Nunes" w:date="2020-12-15T13:32:00Z">
        <w:r w:rsidR="009F2332">
          <w:rPr>
            <w:rFonts w:ascii="Arial" w:eastAsia="Arial" w:hAnsi="Arial" w:cs="Arial"/>
            <w:sz w:val="24"/>
            <w:szCs w:val="24"/>
          </w:rPr>
          <w:t>ou</w:t>
        </w:r>
      </w:ins>
      <w:del w:id="176" w:author="Brauleyn Zofolli Nunes" w:date="2020-12-15T13:32:00Z">
        <w:r w:rsidDel="009F2332">
          <w:rPr>
            <w:rFonts w:ascii="Arial" w:eastAsia="Arial" w:hAnsi="Arial" w:cs="Arial"/>
            <w:sz w:val="24"/>
            <w:szCs w:val="24"/>
          </w:rPr>
          <w:delText>ará</w:delText>
        </w:r>
      </w:del>
      <w:r>
        <w:rPr>
          <w:rFonts w:ascii="Arial" w:eastAsia="Arial" w:hAnsi="Arial" w:cs="Arial"/>
          <w:sz w:val="24"/>
          <w:szCs w:val="24"/>
        </w:rPr>
        <w:t xml:space="preserve"> as seguintes etapas descritas a </w:t>
      </w:r>
      <w:commentRangeEnd w:id="140"/>
      <w:r w:rsidR="006D56A9">
        <w:rPr>
          <w:rStyle w:val="CommentReference"/>
          <w:rFonts w:cs="Mangal"/>
        </w:rPr>
        <w:commentReference w:id="140"/>
      </w:r>
      <w:r>
        <w:rPr>
          <w:rFonts w:ascii="Arial" w:eastAsia="Arial" w:hAnsi="Arial" w:cs="Arial"/>
          <w:sz w:val="24"/>
          <w:szCs w:val="24"/>
        </w:rPr>
        <w:t>seguir:</w:t>
      </w:r>
      <w:r w:rsidR="00C45B15">
        <w:rPr>
          <w:rFonts w:ascii="Arial" w:eastAsia="Arial" w:hAnsi="Arial" w:cs="Arial"/>
          <w:sz w:val="24"/>
          <w:szCs w:val="24"/>
        </w:rPr>
        <w:t xml:space="preserve"> </w:t>
      </w:r>
    </w:p>
    <w:p w14:paraId="2AE44DC8" w14:textId="77777777" w:rsidR="00F51EA1" w:rsidRDefault="00C45B15" w:rsidP="00F51EA1">
      <w:pPr>
        <w:pStyle w:val="LO-normal"/>
        <w:numPr>
          <w:ilvl w:val="0"/>
          <w:numId w:val="5"/>
        </w:numPr>
        <w:spacing w:after="0" w:line="360" w:lineRule="auto"/>
        <w:ind w:left="1418" w:hanging="284"/>
        <w:jc w:val="both"/>
        <w:rPr>
          <w:ins w:id="177" w:author="Humberto Dalpra" w:date="2020-12-05T16:04:00Z"/>
          <w:rFonts w:ascii="Arial" w:eastAsia="Arial" w:hAnsi="Arial" w:cs="Arial"/>
          <w:sz w:val="24"/>
          <w:szCs w:val="24"/>
        </w:rPr>
      </w:pPr>
      <w:r w:rsidRPr="0014086C">
        <w:rPr>
          <w:rFonts w:ascii="Arial" w:eastAsia="Arial" w:hAnsi="Arial" w:cs="Arial"/>
          <w:sz w:val="24"/>
          <w:szCs w:val="24"/>
        </w:rPr>
        <w:t>Na primeira etapa</w:t>
      </w:r>
      <w:r w:rsidR="00161CED">
        <w:rPr>
          <w:rFonts w:ascii="Arial" w:eastAsia="Arial" w:hAnsi="Arial" w:cs="Arial"/>
          <w:sz w:val="24"/>
          <w:szCs w:val="24"/>
        </w:rPr>
        <w:t xml:space="preserve"> o </w:t>
      </w:r>
      <w:r w:rsidR="004362B6">
        <w:rPr>
          <w:rFonts w:ascii="Arial" w:eastAsia="Arial" w:hAnsi="Arial" w:cs="Arial"/>
          <w:sz w:val="24"/>
          <w:szCs w:val="24"/>
        </w:rPr>
        <w:t>e</w:t>
      </w:r>
      <w:r w:rsidR="00AE0BDC">
        <w:rPr>
          <w:rFonts w:ascii="Arial" w:eastAsia="Arial" w:hAnsi="Arial" w:cs="Arial"/>
          <w:sz w:val="24"/>
          <w:szCs w:val="24"/>
        </w:rPr>
        <w:t>studo, investigação e análise do fluxo do processo de controle de estágios supervisionados da Faculdade Metodista Granbery</w:t>
      </w:r>
      <w:del w:id="178" w:author="Humberto Dalpra" w:date="2020-12-05T16:04:00Z">
        <w:r w:rsidR="00AE0BDC" w:rsidDel="00F51EA1">
          <w:rPr>
            <w:rFonts w:ascii="Arial" w:eastAsia="Arial" w:hAnsi="Arial" w:cs="Arial"/>
            <w:sz w:val="24"/>
            <w:szCs w:val="24"/>
          </w:rPr>
          <w:delText xml:space="preserve">. </w:delText>
        </w:r>
      </w:del>
      <w:ins w:id="179" w:author="Humberto Dalpra" w:date="2020-12-05T16:04:00Z">
        <w:r w:rsidR="00F51EA1">
          <w:rPr>
            <w:rFonts w:ascii="Arial" w:eastAsia="Arial" w:hAnsi="Arial" w:cs="Arial"/>
            <w:sz w:val="24"/>
            <w:szCs w:val="24"/>
          </w:rPr>
          <w:t xml:space="preserve">; </w:t>
        </w:r>
      </w:ins>
    </w:p>
    <w:p w14:paraId="2D0A5400" w14:textId="77777777" w:rsidR="00CD3CFC" w:rsidRDefault="004362B6" w:rsidP="00F51EA1">
      <w:pPr>
        <w:pStyle w:val="LO-normal"/>
        <w:numPr>
          <w:ilvl w:val="0"/>
          <w:numId w:val="5"/>
        </w:numPr>
        <w:spacing w:after="0" w:line="360" w:lineRule="auto"/>
        <w:ind w:left="1418" w:hanging="284"/>
        <w:jc w:val="both"/>
        <w:rPr>
          <w:ins w:id="180" w:author="Humberto Dalpra" w:date="2020-12-05T16:05:00Z"/>
          <w:rFonts w:ascii="Arial" w:eastAsia="Arial" w:hAnsi="Arial" w:cs="Arial"/>
          <w:sz w:val="24"/>
          <w:szCs w:val="24"/>
        </w:rPr>
      </w:pPr>
      <w:r w:rsidRPr="0014086C">
        <w:rPr>
          <w:rFonts w:ascii="Arial" w:eastAsia="Arial" w:hAnsi="Arial" w:cs="Arial"/>
          <w:sz w:val="24"/>
          <w:szCs w:val="24"/>
        </w:rPr>
        <w:t>Na segunda etapa</w:t>
      </w:r>
      <w:r w:rsidR="004879A7">
        <w:rPr>
          <w:rFonts w:ascii="Arial" w:eastAsia="Arial" w:hAnsi="Arial" w:cs="Arial"/>
          <w:sz w:val="24"/>
          <w:szCs w:val="24"/>
        </w:rPr>
        <w:t xml:space="preserve"> uma pesquisa </w:t>
      </w:r>
      <w:r w:rsidR="00734A4B">
        <w:rPr>
          <w:rFonts w:ascii="Arial" w:eastAsia="Arial" w:hAnsi="Arial" w:cs="Arial"/>
          <w:sz w:val="24"/>
          <w:szCs w:val="24"/>
        </w:rPr>
        <w:t>bibliográfica para compreender os métodos de modelagem e prototipagem de sistemas</w:t>
      </w:r>
      <w:del w:id="181" w:author="Humberto Dalpra" w:date="2020-12-05T16:05:00Z">
        <w:r w:rsidR="00734A4B" w:rsidDel="00CD3CFC">
          <w:rPr>
            <w:rFonts w:ascii="Arial" w:eastAsia="Arial" w:hAnsi="Arial" w:cs="Arial"/>
            <w:sz w:val="24"/>
            <w:szCs w:val="24"/>
          </w:rPr>
          <w:delText xml:space="preserve">. </w:delText>
        </w:r>
      </w:del>
      <w:ins w:id="182" w:author="Humberto Dalpra" w:date="2020-12-05T16:05:00Z">
        <w:r w:rsidR="00CD3CFC">
          <w:rPr>
            <w:rFonts w:ascii="Arial" w:eastAsia="Arial" w:hAnsi="Arial" w:cs="Arial"/>
            <w:sz w:val="24"/>
            <w:szCs w:val="24"/>
          </w:rPr>
          <w:t xml:space="preserve">; </w:t>
        </w:r>
      </w:ins>
    </w:p>
    <w:p w14:paraId="4D6B43EB" w14:textId="77777777" w:rsidR="00CD3CFC" w:rsidRDefault="00734A4B" w:rsidP="00F51EA1">
      <w:pPr>
        <w:pStyle w:val="LO-normal"/>
        <w:numPr>
          <w:ilvl w:val="0"/>
          <w:numId w:val="5"/>
        </w:numPr>
        <w:spacing w:after="0" w:line="360" w:lineRule="auto"/>
        <w:ind w:left="1418" w:hanging="284"/>
        <w:jc w:val="both"/>
        <w:rPr>
          <w:ins w:id="183" w:author="Humberto Dalpra" w:date="2020-12-05T16:05:00Z"/>
          <w:rFonts w:ascii="Arial" w:eastAsia="Arial" w:hAnsi="Arial" w:cs="Arial"/>
          <w:sz w:val="24"/>
          <w:szCs w:val="24"/>
        </w:rPr>
      </w:pPr>
      <w:r w:rsidRPr="0014086C">
        <w:rPr>
          <w:rFonts w:ascii="Arial" w:eastAsia="Arial" w:hAnsi="Arial" w:cs="Arial"/>
          <w:sz w:val="24"/>
          <w:szCs w:val="24"/>
        </w:rPr>
        <w:t>Na terceira etapa</w:t>
      </w:r>
      <w:r>
        <w:rPr>
          <w:rFonts w:ascii="Arial" w:eastAsia="Arial" w:hAnsi="Arial" w:cs="Arial"/>
          <w:sz w:val="24"/>
          <w:szCs w:val="24"/>
        </w:rPr>
        <w:t>:</w:t>
      </w:r>
      <w:r w:rsidR="004362B6">
        <w:rPr>
          <w:rFonts w:ascii="Arial" w:eastAsia="Arial" w:hAnsi="Arial" w:cs="Arial"/>
          <w:sz w:val="24"/>
          <w:szCs w:val="24"/>
        </w:rPr>
        <w:t xml:space="preserve"> o levantamento e elaboração da documentação com necessidades, requisitos, modelagem do sistema</w:t>
      </w:r>
      <w:r>
        <w:rPr>
          <w:rFonts w:ascii="Arial" w:eastAsia="Arial" w:hAnsi="Arial" w:cs="Arial"/>
          <w:sz w:val="24"/>
          <w:szCs w:val="24"/>
        </w:rPr>
        <w:t xml:space="preserve"> e</w:t>
      </w:r>
      <w:r w:rsidR="004362B6">
        <w:rPr>
          <w:rFonts w:ascii="Arial" w:eastAsia="Arial" w:hAnsi="Arial" w:cs="Arial"/>
          <w:sz w:val="24"/>
          <w:szCs w:val="24"/>
        </w:rPr>
        <w:t xml:space="preserve"> concepção </w:t>
      </w:r>
      <w:r w:rsidR="00564E9A">
        <w:rPr>
          <w:rFonts w:ascii="Arial" w:eastAsia="Arial" w:hAnsi="Arial" w:cs="Arial"/>
          <w:sz w:val="24"/>
          <w:szCs w:val="24"/>
        </w:rPr>
        <w:t>de um protó</w:t>
      </w:r>
      <w:r w:rsidR="00407964">
        <w:rPr>
          <w:rFonts w:ascii="Arial" w:eastAsia="Arial" w:hAnsi="Arial" w:cs="Arial"/>
          <w:sz w:val="24"/>
          <w:szCs w:val="24"/>
        </w:rPr>
        <w:t xml:space="preserve">tipo </w:t>
      </w:r>
      <w:r w:rsidR="003C1CEF">
        <w:rPr>
          <w:rFonts w:ascii="Arial" w:eastAsia="Arial" w:hAnsi="Arial" w:cs="Arial"/>
          <w:sz w:val="24"/>
          <w:szCs w:val="24"/>
        </w:rPr>
        <w:t>do software</w:t>
      </w:r>
      <w:del w:id="184" w:author="Humberto Dalpra" w:date="2020-12-05T16:05:00Z">
        <w:r w:rsidR="00407964" w:rsidDel="00CD3CFC">
          <w:rPr>
            <w:rFonts w:ascii="Arial" w:eastAsia="Arial" w:hAnsi="Arial" w:cs="Arial"/>
            <w:sz w:val="24"/>
            <w:szCs w:val="24"/>
          </w:rPr>
          <w:delText xml:space="preserve">. </w:delText>
        </w:r>
      </w:del>
      <w:ins w:id="185" w:author="Humberto Dalpra" w:date="2020-12-05T16:05:00Z">
        <w:r w:rsidR="00CD3CFC">
          <w:rPr>
            <w:rFonts w:ascii="Arial" w:eastAsia="Arial" w:hAnsi="Arial" w:cs="Arial"/>
            <w:sz w:val="24"/>
            <w:szCs w:val="24"/>
          </w:rPr>
          <w:t xml:space="preserve">; </w:t>
        </w:r>
      </w:ins>
    </w:p>
    <w:p w14:paraId="587B7235" w14:textId="5512B849" w:rsidR="00334813" w:rsidRDefault="0014086C">
      <w:pPr>
        <w:pStyle w:val="LO-normal"/>
        <w:numPr>
          <w:ilvl w:val="0"/>
          <w:numId w:val="5"/>
        </w:numPr>
        <w:spacing w:after="0" w:line="360" w:lineRule="auto"/>
        <w:ind w:left="1418" w:hanging="284"/>
        <w:jc w:val="both"/>
        <w:rPr>
          <w:rFonts w:ascii="Arial" w:eastAsia="Arial" w:hAnsi="Arial" w:cs="Arial"/>
          <w:sz w:val="24"/>
          <w:szCs w:val="24"/>
        </w:rPr>
        <w:pPrChange w:id="186" w:author="Humberto Dalpra" w:date="2020-12-05T16:04:00Z">
          <w:pPr>
            <w:pStyle w:val="LO-normal"/>
            <w:spacing w:after="0" w:line="360" w:lineRule="auto"/>
            <w:ind w:firstLine="1133"/>
            <w:jc w:val="both"/>
          </w:pPr>
        </w:pPrChange>
      </w:pPr>
      <w:del w:id="187" w:author="Humberto Dalpra" w:date="2020-12-05T16:05:00Z">
        <w:r w:rsidDel="00CD3CFC">
          <w:rPr>
            <w:rFonts w:ascii="Arial" w:eastAsia="Arial" w:hAnsi="Arial" w:cs="Arial"/>
            <w:sz w:val="24"/>
            <w:szCs w:val="24"/>
          </w:rPr>
          <w:delText>E p</w:delText>
        </w:r>
      </w:del>
      <w:ins w:id="188" w:author="Humberto Dalpra" w:date="2020-12-05T16:05:00Z">
        <w:r w:rsidR="00CD3CFC">
          <w:rPr>
            <w:rFonts w:ascii="Arial" w:eastAsia="Arial" w:hAnsi="Arial" w:cs="Arial"/>
            <w:sz w:val="24"/>
            <w:szCs w:val="24"/>
          </w:rPr>
          <w:t>P</w:t>
        </w:r>
      </w:ins>
      <w:r>
        <w:rPr>
          <w:rFonts w:ascii="Arial" w:eastAsia="Arial" w:hAnsi="Arial" w:cs="Arial"/>
          <w:sz w:val="24"/>
          <w:szCs w:val="24"/>
        </w:rPr>
        <w:t xml:space="preserve">or fim </w:t>
      </w:r>
      <w:del w:id="189" w:author="Humberto Dalpra" w:date="2020-12-05T16:05:00Z">
        <w:r w:rsidDel="003B3DAD">
          <w:rPr>
            <w:rFonts w:ascii="Arial" w:eastAsia="Arial" w:hAnsi="Arial" w:cs="Arial"/>
            <w:sz w:val="24"/>
            <w:szCs w:val="24"/>
          </w:rPr>
          <w:delText>n</w:delText>
        </w:r>
      </w:del>
      <w:r>
        <w:rPr>
          <w:rFonts w:ascii="Arial" w:eastAsia="Arial" w:hAnsi="Arial" w:cs="Arial"/>
          <w:sz w:val="24"/>
          <w:szCs w:val="24"/>
        </w:rPr>
        <w:t>a</w:t>
      </w:r>
      <w:r w:rsidR="003C1CEF" w:rsidRPr="00F03A5F">
        <w:rPr>
          <w:rFonts w:ascii="Arial" w:eastAsia="Arial" w:hAnsi="Arial" w:cs="Arial"/>
          <w:sz w:val="24"/>
          <w:szCs w:val="24"/>
        </w:rPr>
        <w:t xml:space="preserve"> quarta etapa</w:t>
      </w:r>
      <w:r w:rsidR="00407964">
        <w:rPr>
          <w:rFonts w:ascii="Arial" w:eastAsia="Arial" w:hAnsi="Arial" w:cs="Arial"/>
          <w:sz w:val="24"/>
          <w:szCs w:val="24"/>
        </w:rPr>
        <w:t>:</w:t>
      </w:r>
      <w:r w:rsidR="003C1CEF">
        <w:rPr>
          <w:rFonts w:ascii="Arial" w:eastAsia="Arial" w:hAnsi="Arial" w:cs="Arial"/>
          <w:sz w:val="24"/>
          <w:szCs w:val="24"/>
        </w:rPr>
        <w:t xml:space="preserve"> </w:t>
      </w:r>
      <w:r w:rsidR="00B11532">
        <w:rPr>
          <w:rFonts w:ascii="Arial" w:eastAsia="Arial" w:hAnsi="Arial" w:cs="Arial"/>
          <w:sz w:val="24"/>
          <w:szCs w:val="24"/>
        </w:rPr>
        <w:t>o desenvolvimento do protótipo de sistema, baseados nas necessidades apontadas na etapa anterior</w:t>
      </w:r>
      <w:r w:rsidR="00330869">
        <w:rPr>
          <w:rFonts w:ascii="Arial" w:eastAsia="Arial" w:hAnsi="Arial" w:cs="Arial"/>
          <w:sz w:val="24"/>
          <w:szCs w:val="24"/>
        </w:rPr>
        <w:t>.</w:t>
      </w:r>
    </w:p>
    <w:p w14:paraId="57DDD78E" w14:textId="77777777" w:rsidR="00334813" w:rsidRDefault="00334813">
      <w:pPr>
        <w:pStyle w:val="LO-normal"/>
        <w:spacing w:after="0" w:line="360" w:lineRule="auto"/>
        <w:ind w:firstLine="1133"/>
        <w:rPr>
          <w:rFonts w:ascii="Arial" w:eastAsia="Arial" w:hAnsi="Arial" w:cs="Arial"/>
          <w:b/>
          <w:sz w:val="24"/>
          <w:szCs w:val="24"/>
        </w:rPr>
      </w:pPr>
    </w:p>
    <w:p w14:paraId="74A34EDB" w14:textId="77777777" w:rsidR="00334813" w:rsidRDefault="000F5B2F">
      <w:pPr>
        <w:pStyle w:val="LO-normal"/>
        <w:spacing w:after="0" w:line="360" w:lineRule="auto"/>
        <w:rPr>
          <w:rFonts w:ascii="Arial" w:eastAsia="Arial" w:hAnsi="Arial" w:cs="Arial"/>
          <w:b/>
          <w:sz w:val="24"/>
          <w:szCs w:val="24"/>
        </w:rPr>
      </w:pPr>
      <w:r>
        <w:rPr>
          <w:rFonts w:ascii="Arial" w:eastAsia="Arial" w:hAnsi="Arial" w:cs="Arial"/>
          <w:b/>
          <w:sz w:val="24"/>
          <w:szCs w:val="24"/>
        </w:rPr>
        <w:t>1.2 DIVISÃO DO TRABALHO</w:t>
      </w:r>
    </w:p>
    <w:p w14:paraId="38151375" w14:textId="77777777" w:rsidR="00334813" w:rsidRDefault="00334813">
      <w:pPr>
        <w:pStyle w:val="LO-normal"/>
        <w:spacing w:after="0" w:line="360" w:lineRule="auto"/>
        <w:rPr>
          <w:rFonts w:ascii="Arial" w:eastAsia="Arial" w:hAnsi="Arial" w:cs="Arial"/>
          <w:b/>
          <w:sz w:val="24"/>
          <w:szCs w:val="24"/>
        </w:rPr>
      </w:pPr>
    </w:p>
    <w:p w14:paraId="61060C6D" w14:textId="77777777" w:rsidR="003B3DAD" w:rsidRDefault="000F5B2F">
      <w:pPr>
        <w:pStyle w:val="LO-normal"/>
        <w:spacing w:after="0" w:line="360" w:lineRule="auto"/>
        <w:ind w:firstLine="1134"/>
        <w:jc w:val="both"/>
        <w:rPr>
          <w:ins w:id="190" w:author="Humberto Dalpra" w:date="2020-12-05T16:05:00Z"/>
          <w:rFonts w:ascii="Arial" w:eastAsia="Arial" w:hAnsi="Arial" w:cs="Arial"/>
          <w:sz w:val="24"/>
          <w:szCs w:val="24"/>
        </w:rPr>
      </w:pPr>
      <w:r>
        <w:rPr>
          <w:rFonts w:ascii="Arial" w:eastAsia="Arial" w:hAnsi="Arial" w:cs="Arial"/>
          <w:sz w:val="24"/>
          <w:szCs w:val="24"/>
        </w:rPr>
        <w:lastRenderedPageBreak/>
        <w:t xml:space="preserve">O presente artigo está organizado da seguinte forma: </w:t>
      </w:r>
    </w:p>
    <w:p w14:paraId="5285FFDC" w14:textId="77777777" w:rsidR="005D42C7" w:rsidRDefault="000F5B2F" w:rsidP="003B3DAD">
      <w:pPr>
        <w:pStyle w:val="LO-normal"/>
        <w:numPr>
          <w:ilvl w:val="0"/>
          <w:numId w:val="6"/>
        </w:numPr>
        <w:spacing w:after="0" w:line="360" w:lineRule="auto"/>
        <w:ind w:left="1418" w:hanging="284"/>
        <w:jc w:val="both"/>
        <w:rPr>
          <w:ins w:id="191" w:author="Humberto Dalpra" w:date="2020-12-05T16:06:00Z"/>
          <w:rFonts w:ascii="Arial" w:eastAsia="Arial" w:hAnsi="Arial" w:cs="Arial"/>
          <w:sz w:val="24"/>
          <w:szCs w:val="24"/>
        </w:rPr>
      </w:pPr>
      <w:del w:id="192" w:author="Humberto Dalpra" w:date="2020-12-05T16:06:00Z">
        <w:r w:rsidDel="003B3DAD">
          <w:rPr>
            <w:rFonts w:ascii="Arial" w:eastAsia="Arial" w:hAnsi="Arial" w:cs="Arial"/>
            <w:sz w:val="24"/>
            <w:szCs w:val="24"/>
          </w:rPr>
          <w:delText>na s</w:delText>
        </w:r>
      </w:del>
      <w:ins w:id="193" w:author="Humberto Dalpra" w:date="2020-12-05T16:06:00Z">
        <w:r w:rsidR="003B3DAD">
          <w:rPr>
            <w:rFonts w:ascii="Arial" w:eastAsia="Arial" w:hAnsi="Arial" w:cs="Arial"/>
            <w:sz w:val="24"/>
            <w:szCs w:val="24"/>
          </w:rPr>
          <w:t>S</w:t>
        </w:r>
      </w:ins>
      <w:r>
        <w:rPr>
          <w:rFonts w:ascii="Arial" w:eastAsia="Arial" w:hAnsi="Arial" w:cs="Arial"/>
          <w:sz w:val="24"/>
          <w:szCs w:val="24"/>
        </w:rPr>
        <w:t>eção 2</w:t>
      </w:r>
      <w:ins w:id="194" w:author="Humberto Dalpra" w:date="2020-12-05T16:06:00Z">
        <w:r w:rsidR="005D42C7">
          <w:rPr>
            <w:rFonts w:ascii="Arial" w:eastAsia="Arial" w:hAnsi="Arial" w:cs="Arial"/>
            <w:sz w:val="24"/>
            <w:szCs w:val="24"/>
          </w:rPr>
          <w:t>:</w:t>
        </w:r>
      </w:ins>
      <w:r>
        <w:rPr>
          <w:rFonts w:ascii="Arial" w:eastAsia="Arial" w:hAnsi="Arial" w:cs="Arial"/>
          <w:sz w:val="24"/>
          <w:szCs w:val="24"/>
        </w:rPr>
        <w:t xml:space="preserve"> são apresentados os embasamentos teóricos para a modelagem e desenvolvimento de um sistema de informação</w:t>
      </w:r>
      <w:del w:id="195" w:author="Humberto Dalpra" w:date="2020-12-05T16:06:00Z">
        <w:r w:rsidDel="005D42C7">
          <w:rPr>
            <w:rFonts w:ascii="Arial" w:eastAsia="Arial" w:hAnsi="Arial" w:cs="Arial"/>
            <w:sz w:val="24"/>
            <w:szCs w:val="24"/>
          </w:rPr>
          <w:delText xml:space="preserve">. </w:delText>
        </w:r>
      </w:del>
      <w:ins w:id="196" w:author="Humberto Dalpra" w:date="2020-12-05T16:06:00Z">
        <w:r w:rsidR="005D42C7">
          <w:rPr>
            <w:rFonts w:ascii="Arial" w:eastAsia="Arial" w:hAnsi="Arial" w:cs="Arial"/>
            <w:sz w:val="24"/>
            <w:szCs w:val="24"/>
          </w:rPr>
          <w:t>;</w:t>
        </w:r>
      </w:ins>
    </w:p>
    <w:p w14:paraId="7B8CCF4F" w14:textId="2940035D" w:rsidR="00406244" w:rsidRDefault="000F5B2F" w:rsidP="003B3DAD">
      <w:pPr>
        <w:pStyle w:val="LO-normal"/>
        <w:numPr>
          <w:ilvl w:val="0"/>
          <w:numId w:val="6"/>
        </w:numPr>
        <w:spacing w:after="0" w:line="360" w:lineRule="auto"/>
        <w:ind w:left="1418" w:hanging="284"/>
        <w:jc w:val="both"/>
        <w:rPr>
          <w:ins w:id="197" w:author="Humberto Dalpra" w:date="2020-12-05T16:06:00Z"/>
          <w:rFonts w:ascii="Arial" w:eastAsia="Arial" w:hAnsi="Arial" w:cs="Arial"/>
          <w:sz w:val="24"/>
          <w:szCs w:val="24"/>
        </w:rPr>
      </w:pPr>
      <w:del w:id="198" w:author="Humberto Dalpra" w:date="2020-12-05T16:06:00Z">
        <w:r w:rsidDel="005D42C7">
          <w:rPr>
            <w:rFonts w:ascii="Arial" w:eastAsia="Arial" w:hAnsi="Arial" w:cs="Arial"/>
            <w:sz w:val="24"/>
            <w:szCs w:val="24"/>
          </w:rPr>
          <w:delText>Na s</w:delText>
        </w:r>
      </w:del>
      <w:ins w:id="199" w:author="Humberto Dalpra" w:date="2020-12-05T16:06:00Z">
        <w:r w:rsidR="005D42C7">
          <w:rPr>
            <w:rFonts w:ascii="Arial" w:eastAsia="Arial" w:hAnsi="Arial" w:cs="Arial"/>
            <w:sz w:val="24"/>
            <w:szCs w:val="24"/>
          </w:rPr>
          <w:t>S</w:t>
        </w:r>
      </w:ins>
      <w:r>
        <w:rPr>
          <w:rFonts w:ascii="Arial" w:eastAsia="Arial" w:hAnsi="Arial" w:cs="Arial"/>
          <w:sz w:val="24"/>
          <w:szCs w:val="24"/>
        </w:rPr>
        <w:t>eção 3</w:t>
      </w:r>
      <w:ins w:id="200" w:author="Humberto Dalpra" w:date="2020-12-05T16:06:00Z">
        <w:r w:rsidR="005D42C7">
          <w:rPr>
            <w:rFonts w:ascii="Arial" w:eastAsia="Arial" w:hAnsi="Arial" w:cs="Arial"/>
            <w:sz w:val="24"/>
            <w:szCs w:val="24"/>
          </w:rPr>
          <w:t>:</w:t>
        </w:r>
      </w:ins>
      <w:r>
        <w:rPr>
          <w:rFonts w:ascii="Arial" w:eastAsia="Arial" w:hAnsi="Arial" w:cs="Arial"/>
          <w:sz w:val="24"/>
          <w:szCs w:val="24"/>
        </w:rPr>
        <w:t xml:space="preserve"> são apresentados os trabalhos relacionados que tiveram como objetivo comum o desenvolvimento de um software, para atender contextos referente</w:t>
      </w:r>
      <w:r w:rsidR="001C78DE">
        <w:rPr>
          <w:rFonts w:ascii="Arial" w:eastAsia="Arial" w:hAnsi="Arial" w:cs="Arial"/>
          <w:sz w:val="24"/>
          <w:szCs w:val="24"/>
        </w:rPr>
        <w:t>s</w:t>
      </w:r>
      <w:r>
        <w:rPr>
          <w:rFonts w:ascii="Arial" w:eastAsia="Arial" w:hAnsi="Arial" w:cs="Arial"/>
          <w:sz w:val="24"/>
          <w:szCs w:val="24"/>
        </w:rPr>
        <w:t xml:space="preserve"> ao processo de estágios em instituições de ensino</w:t>
      </w:r>
      <w:del w:id="201" w:author="Humberto Dalpra" w:date="2020-12-05T16:07:00Z">
        <w:r w:rsidDel="00227035">
          <w:rPr>
            <w:rFonts w:ascii="Arial" w:eastAsia="Arial" w:hAnsi="Arial" w:cs="Arial"/>
            <w:sz w:val="24"/>
            <w:szCs w:val="24"/>
          </w:rPr>
          <w:delText xml:space="preserve">. </w:delText>
        </w:r>
      </w:del>
      <w:ins w:id="202" w:author="Humberto Dalpra" w:date="2020-12-05T16:07:00Z">
        <w:r w:rsidR="00227035">
          <w:rPr>
            <w:rFonts w:ascii="Arial" w:eastAsia="Arial" w:hAnsi="Arial" w:cs="Arial"/>
            <w:sz w:val="24"/>
            <w:szCs w:val="24"/>
          </w:rPr>
          <w:t xml:space="preserve">; </w:t>
        </w:r>
      </w:ins>
    </w:p>
    <w:p w14:paraId="48F34C92" w14:textId="107A338E" w:rsidR="00406244" w:rsidRDefault="000F5B2F" w:rsidP="003B3DAD">
      <w:pPr>
        <w:pStyle w:val="LO-normal"/>
        <w:numPr>
          <w:ilvl w:val="0"/>
          <w:numId w:val="6"/>
        </w:numPr>
        <w:spacing w:after="0" w:line="360" w:lineRule="auto"/>
        <w:ind w:left="1418" w:hanging="284"/>
        <w:jc w:val="both"/>
        <w:rPr>
          <w:ins w:id="203" w:author="Humberto Dalpra" w:date="2020-12-05T16:07:00Z"/>
          <w:rFonts w:ascii="Arial" w:eastAsia="Arial" w:hAnsi="Arial" w:cs="Arial"/>
          <w:sz w:val="24"/>
          <w:szCs w:val="24"/>
        </w:rPr>
      </w:pPr>
      <w:del w:id="204" w:author="Humberto Dalpra" w:date="2020-12-05T16:07:00Z">
        <w:r w:rsidDel="00406244">
          <w:rPr>
            <w:rFonts w:ascii="Arial" w:eastAsia="Arial" w:hAnsi="Arial" w:cs="Arial"/>
            <w:sz w:val="24"/>
            <w:szCs w:val="24"/>
          </w:rPr>
          <w:delText>Na s</w:delText>
        </w:r>
      </w:del>
      <w:ins w:id="205" w:author="Humberto Dalpra" w:date="2020-12-05T16:07:00Z">
        <w:r w:rsidR="00406244">
          <w:rPr>
            <w:rFonts w:ascii="Arial" w:eastAsia="Arial" w:hAnsi="Arial" w:cs="Arial"/>
            <w:sz w:val="24"/>
            <w:szCs w:val="24"/>
          </w:rPr>
          <w:t>S</w:t>
        </w:r>
      </w:ins>
      <w:r>
        <w:rPr>
          <w:rFonts w:ascii="Arial" w:eastAsia="Arial" w:hAnsi="Arial" w:cs="Arial"/>
          <w:sz w:val="24"/>
          <w:szCs w:val="24"/>
        </w:rPr>
        <w:t>eção 4</w:t>
      </w:r>
      <w:ins w:id="206" w:author="Humberto Dalpra" w:date="2020-12-05T16:07:00Z">
        <w:r w:rsidR="00406244">
          <w:rPr>
            <w:rFonts w:ascii="Arial" w:eastAsia="Arial" w:hAnsi="Arial" w:cs="Arial"/>
            <w:sz w:val="24"/>
            <w:szCs w:val="24"/>
          </w:rPr>
          <w:t>:</w:t>
        </w:r>
      </w:ins>
      <w:r>
        <w:rPr>
          <w:rFonts w:ascii="Arial" w:eastAsia="Arial" w:hAnsi="Arial" w:cs="Arial"/>
          <w:sz w:val="24"/>
          <w:szCs w:val="24"/>
        </w:rPr>
        <w:t xml:space="preserve"> é demonstrada uma proposta de arquitetura</w:t>
      </w:r>
      <w:r w:rsidR="00C97094">
        <w:rPr>
          <w:rFonts w:ascii="Arial" w:eastAsia="Arial" w:hAnsi="Arial" w:cs="Arial"/>
          <w:sz w:val="24"/>
          <w:szCs w:val="24"/>
        </w:rPr>
        <w:t xml:space="preserve"> e modelagem</w:t>
      </w:r>
      <w:r>
        <w:rPr>
          <w:rFonts w:ascii="Arial" w:eastAsia="Arial" w:hAnsi="Arial" w:cs="Arial"/>
          <w:sz w:val="24"/>
          <w:szCs w:val="24"/>
        </w:rPr>
        <w:t xml:space="preserve"> d</w:t>
      </w:r>
      <w:ins w:id="207" w:author="Brauleyn Zofolli Nunes" w:date="2020-12-15T13:34:00Z">
        <w:r w:rsidR="00983170">
          <w:rPr>
            <w:rFonts w:ascii="Arial" w:eastAsia="Arial" w:hAnsi="Arial" w:cs="Arial"/>
            <w:sz w:val="24"/>
            <w:szCs w:val="24"/>
          </w:rPr>
          <w:t>o</w:t>
        </w:r>
      </w:ins>
      <w:del w:id="208" w:author="Brauleyn Zofolli Nunes" w:date="2020-12-15T13:34:00Z">
        <w:r w:rsidDel="00983170">
          <w:rPr>
            <w:rFonts w:ascii="Arial" w:eastAsia="Arial" w:hAnsi="Arial" w:cs="Arial"/>
            <w:sz w:val="24"/>
            <w:szCs w:val="24"/>
          </w:rPr>
          <w:delText>e</w:delText>
        </w:r>
      </w:del>
      <w:r>
        <w:rPr>
          <w:rFonts w:ascii="Arial" w:eastAsia="Arial" w:hAnsi="Arial" w:cs="Arial"/>
          <w:sz w:val="24"/>
          <w:szCs w:val="24"/>
        </w:rPr>
        <w:t xml:space="preserve"> software para atender os estágios do curso de sistemas de informação da Faculdade Metodista Granbery</w:t>
      </w:r>
      <w:del w:id="209" w:author="Humberto Dalpra" w:date="2020-12-05T16:07:00Z">
        <w:r w:rsidDel="00227035">
          <w:rPr>
            <w:rFonts w:ascii="Arial" w:eastAsia="Arial" w:hAnsi="Arial" w:cs="Arial"/>
            <w:sz w:val="24"/>
            <w:szCs w:val="24"/>
          </w:rPr>
          <w:delText xml:space="preserve">. </w:delText>
        </w:r>
      </w:del>
      <w:ins w:id="210" w:author="Humberto Dalpra" w:date="2020-12-05T16:07:00Z">
        <w:r w:rsidR="00227035">
          <w:rPr>
            <w:rFonts w:ascii="Arial" w:eastAsia="Arial" w:hAnsi="Arial" w:cs="Arial"/>
            <w:sz w:val="24"/>
            <w:szCs w:val="24"/>
          </w:rPr>
          <w:t xml:space="preserve">; </w:t>
        </w:r>
      </w:ins>
    </w:p>
    <w:p w14:paraId="500CAD59" w14:textId="7951AB1B" w:rsidR="00227035" w:rsidRDefault="000F5B2F" w:rsidP="003B3DAD">
      <w:pPr>
        <w:pStyle w:val="LO-normal"/>
        <w:numPr>
          <w:ilvl w:val="0"/>
          <w:numId w:val="6"/>
        </w:numPr>
        <w:spacing w:after="0" w:line="360" w:lineRule="auto"/>
        <w:ind w:left="1418" w:hanging="284"/>
        <w:jc w:val="both"/>
        <w:rPr>
          <w:ins w:id="211" w:author="Humberto Dalpra" w:date="2020-12-05T16:07:00Z"/>
          <w:rFonts w:ascii="Arial" w:eastAsia="Arial" w:hAnsi="Arial" w:cs="Arial"/>
          <w:sz w:val="24"/>
          <w:szCs w:val="24"/>
        </w:rPr>
      </w:pPr>
      <w:del w:id="212" w:author="Humberto Dalpra" w:date="2020-12-05T16:07:00Z">
        <w:r w:rsidDel="00406244">
          <w:rPr>
            <w:rFonts w:ascii="Arial" w:eastAsia="Arial" w:hAnsi="Arial" w:cs="Arial"/>
            <w:sz w:val="24"/>
            <w:szCs w:val="24"/>
          </w:rPr>
          <w:delText>Na s</w:delText>
        </w:r>
      </w:del>
      <w:ins w:id="213" w:author="Humberto Dalpra" w:date="2020-12-05T16:07:00Z">
        <w:r w:rsidR="00406244">
          <w:rPr>
            <w:rFonts w:ascii="Arial" w:eastAsia="Arial" w:hAnsi="Arial" w:cs="Arial"/>
            <w:sz w:val="24"/>
            <w:szCs w:val="24"/>
          </w:rPr>
          <w:t>S</w:t>
        </w:r>
      </w:ins>
      <w:r>
        <w:rPr>
          <w:rFonts w:ascii="Arial" w:eastAsia="Arial" w:hAnsi="Arial" w:cs="Arial"/>
          <w:sz w:val="24"/>
          <w:szCs w:val="24"/>
        </w:rPr>
        <w:t>eção 5</w:t>
      </w:r>
      <w:ins w:id="214" w:author="Humberto Dalpra" w:date="2020-12-05T16:07:00Z">
        <w:r w:rsidR="00406244">
          <w:rPr>
            <w:rFonts w:ascii="Arial" w:eastAsia="Arial" w:hAnsi="Arial" w:cs="Arial"/>
            <w:sz w:val="24"/>
            <w:szCs w:val="24"/>
          </w:rPr>
          <w:t>:</w:t>
        </w:r>
      </w:ins>
      <w:r>
        <w:rPr>
          <w:rFonts w:ascii="Arial" w:eastAsia="Arial" w:hAnsi="Arial" w:cs="Arial"/>
          <w:sz w:val="24"/>
          <w:szCs w:val="24"/>
        </w:rPr>
        <w:t xml:space="preserve"> é relatado os resultados obtidos da construção do </w:t>
      </w:r>
      <w:r w:rsidR="00C97094">
        <w:rPr>
          <w:rFonts w:ascii="Arial" w:eastAsia="Arial" w:hAnsi="Arial" w:cs="Arial"/>
          <w:sz w:val="24"/>
          <w:szCs w:val="24"/>
        </w:rPr>
        <w:t xml:space="preserve">protótipo de </w:t>
      </w:r>
      <w:r>
        <w:rPr>
          <w:rFonts w:ascii="Arial" w:eastAsia="Arial" w:hAnsi="Arial" w:cs="Arial"/>
          <w:sz w:val="24"/>
          <w:szCs w:val="24"/>
        </w:rPr>
        <w:t>software proposto</w:t>
      </w:r>
      <w:del w:id="215" w:author="Humberto Dalpra" w:date="2020-12-05T16:08:00Z">
        <w:r w:rsidDel="006E43F0">
          <w:rPr>
            <w:rFonts w:ascii="Arial" w:eastAsia="Arial" w:hAnsi="Arial" w:cs="Arial"/>
            <w:sz w:val="24"/>
            <w:szCs w:val="24"/>
          </w:rPr>
          <w:delText xml:space="preserve">. </w:delText>
        </w:r>
      </w:del>
      <w:ins w:id="216" w:author="Humberto Dalpra" w:date="2020-12-05T16:08:00Z">
        <w:r w:rsidR="006E43F0">
          <w:rPr>
            <w:rFonts w:ascii="Arial" w:eastAsia="Arial" w:hAnsi="Arial" w:cs="Arial"/>
            <w:sz w:val="24"/>
            <w:szCs w:val="24"/>
          </w:rPr>
          <w:t xml:space="preserve">; </w:t>
        </w:r>
      </w:ins>
    </w:p>
    <w:p w14:paraId="38AB70A8" w14:textId="77777777" w:rsidR="006E43F0" w:rsidRDefault="000F5B2F" w:rsidP="003B3DAD">
      <w:pPr>
        <w:pStyle w:val="LO-normal"/>
        <w:numPr>
          <w:ilvl w:val="0"/>
          <w:numId w:val="6"/>
        </w:numPr>
        <w:spacing w:after="0" w:line="360" w:lineRule="auto"/>
        <w:ind w:left="1418" w:hanging="284"/>
        <w:jc w:val="both"/>
        <w:rPr>
          <w:ins w:id="217" w:author="Humberto Dalpra" w:date="2020-12-05T16:08:00Z"/>
          <w:rFonts w:ascii="Arial" w:eastAsia="Arial" w:hAnsi="Arial" w:cs="Arial"/>
          <w:sz w:val="24"/>
          <w:szCs w:val="24"/>
        </w:rPr>
      </w:pPr>
      <w:del w:id="218" w:author="Humberto Dalpra" w:date="2020-12-05T16:07:00Z">
        <w:r w:rsidDel="00227035">
          <w:rPr>
            <w:rFonts w:ascii="Arial" w:eastAsia="Arial" w:hAnsi="Arial" w:cs="Arial"/>
            <w:sz w:val="24"/>
            <w:szCs w:val="24"/>
          </w:rPr>
          <w:delText>Na s</w:delText>
        </w:r>
      </w:del>
      <w:ins w:id="219" w:author="Humberto Dalpra" w:date="2020-12-05T16:07:00Z">
        <w:r w:rsidR="00227035">
          <w:rPr>
            <w:rFonts w:ascii="Arial" w:eastAsia="Arial" w:hAnsi="Arial" w:cs="Arial"/>
            <w:sz w:val="24"/>
            <w:szCs w:val="24"/>
          </w:rPr>
          <w:t>S</w:t>
        </w:r>
      </w:ins>
      <w:r>
        <w:rPr>
          <w:rFonts w:ascii="Arial" w:eastAsia="Arial" w:hAnsi="Arial" w:cs="Arial"/>
          <w:sz w:val="24"/>
          <w:szCs w:val="24"/>
        </w:rPr>
        <w:t>eção 6</w:t>
      </w:r>
      <w:ins w:id="220" w:author="Humberto Dalpra" w:date="2020-12-05T16:07:00Z">
        <w:r w:rsidR="00227035">
          <w:rPr>
            <w:rFonts w:ascii="Arial" w:eastAsia="Arial" w:hAnsi="Arial" w:cs="Arial"/>
            <w:sz w:val="24"/>
            <w:szCs w:val="24"/>
          </w:rPr>
          <w:t>:</w:t>
        </w:r>
      </w:ins>
      <w:r>
        <w:rPr>
          <w:rFonts w:ascii="Arial" w:eastAsia="Arial" w:hAnsi="Arial" w:cs="Arial"/>
          <w:sz w:val="24"/>
          <w:szCs w:val="24"/>
        </w:rPr>
        <w:t xml:space="preserve"> é explanada as considerações finais com uma revisão do problema, os resultados obtidos e se a hipótese da pesquisa foi atendida</w:t>
      </w:r>
      <w:del w:id="221" w:author="Humberto Dalpra" w:date="2020-12-05T16:08:00Z">
        <w:r w:rsidDel="006E43F0">
          <w:rPr>
            <w:rFonts w:ascii="Arial" w:eastAsia="Arial" w:hAnsi="Arial" w:cs="Arial"/>
            <w:sz w:val="24"/>
            <w:szCs w:val="24"/>
          </w:rPr>
          <w:delText xml:space="preserve">. </w:delText>
        </w:r>
      </w:del>
      <w:ins w:id="222" w:author="Humberto Dalpra" w:date="2020-12-05T16:08:00Z">
        <w:r w:rsidR="006E43F0">
          <w:rPr>
            <w:rFonts w:ascii="Arial" w:eastAsia="Arial" w:hAnsi="Arial" w:cs="Arial"/>
            <w:sz w:val="24"/>
            <w:szCs w:val="24"/>
          </w:rPr>
          <w:t>;</w:t>
        </w:r>
      </w:ins>
    </w:p>
    <w:p w14:paraId="1B983890" w14:textId="43D2292A" w:rsidR="00334813" w:rsidRDefault="000F5B2F">
      <w:pPr>
        <w:pStyle w:val="LO-normal"/>
        <w:numPr>
          <w:ilvl w:val="0"/>
          <w:numId w:val="6"/>
        </w:numPr>
        <w:spacing w:after="0" w:line="360" w:lineRule="auto"/>
        <w:ind w:left="1418" w:hanging="284"/>
        <w:jc w:val="both"/>
        <w:rPr>
          <w:rFonts w:ascii="Arial" w:eastAsia="Arial" w:hAnsi="Arial" w:cs="Arial"/>
          <w:sz w:val="24"/>
          <w:szCs w:val="24"/>
        </w:rPr>
        <w:pPrChange w:id="223" w:author="Humberto Dalpra" w:date="2020-12-05T16:06:00Z">
          <w:pPr>
            <w:pStyle w:val="LO-normal"/>
            <w:spacing w:after="0" w:line="360" w:lineRule="auto"/>
            <w:ind w:firstLine="1134"/>
            <w:jc w:val="both"/>
          </w:pPr>
        </w:pPrChange>
      </w:pPr>
      <w:del w:id="224" w:author="Humberto Dalpra" w:date="2020-12-05T16:08:00Z">
        <w:r w:rsidDel="006E43F0">
          <w:rPr>
            <w:rFonts w:ascii="Arial" w:eastAsia="Arial" w:hAnsi="Arial" w:cs="Arial"/>
            <w:sz w:val="24"/>
            <w:szCs w:val="24"/>
          </w:rPr>
          <w:delText>E finalmente na s</w:delText>
        </w:r>
      </w:del>
      <w:ins w:id="225" w:author="Humberto Dalpra" w:date="2020-12-05T16:08:00Z">
        <w:r w:rsidR="006E43F0">
          <w:rPr>
            <w:rFonts w:ascii="Arial" w:eastAsia="Arial" w:hAnsi="Arial" w:cs="Arial"/>
            <w:sz w:val="24"/>
            <w:szCs w:val="24"/>
          </w:rPr>
          <w:t>S</w:t>
        </w:r>
      </w:ins>
      <w:r>
        <w:rPr>
          <w:rFonts w:ascii="Arial" w:eastAsia="Arial" w:hAnsi="Arial" w:cs="Arial"/>
          <w:sz w:val="24"/>
          <w:szCs w:val="24"/>
        </w:rPr>
        <w:t>eção 7</w:t>
      </w:r>
      <w:ins w:id="226" w:author="Humberto Dalpra" w:date="2020-12-05T16:08:00Z">
        <w:r w:rsidR="006E43F0">
          <w:rPr>
            <w:rFonts w:ascii="Arial" w:eastAsia="Arial" w:hAnsi="Arial" w:cs="Arial"/>
            <w:sz w:val="24"/>
            <w:szCs w:val="24"/>
          </w:rPr>
          <w:t>:</w:t>
        </w:r>
      </w:ins>
      <w:r>
        <w:rPr>
          <w:rFonts w:ascii="Arial" w:eastAsia="Arial" w:hAnsi="Arial" w:cs="Arial"/>
          <w:sz w:val="24"/>
          <w:szCs w:val="24"/>
        </w:rPr>
        <w:t xml:space="preserve"> </w:t>
      </w:r>
      <w:del w:id="227" w:author="Humberto Dalpra" w:date="2020-12-05T16:08:00Z">
        <w:r w:rsidDel="0009320B">
          <w:rPr>
            <w:rFonts w:ascii="Arial" w:eastAsia="Arial" w:hAnsi="Arial" w:cs="Arial"/>
            <w:sz w:val="24"/>
            <w:szCs w:val="24"/>
          </w:rPr>
          <w:delText xml:space="preserve">é </w:delText>
        </w:r>
      </w:del>
      <w:ins w:id="228" w:author="Humberto Dalpra" w:date="2020-12-05T16:08:00Z">
        <w:r w:rsidR="0009320B">
          <w:rPr>
            <w:rFonts w:ascii="Arial" w:eastAsia="Arial" w:hAnsi="Arial" w:cs="Arial"/>
            <w:sz w:val="24"/>
            <w:szCs w:val="24"/>
          </w:rPr>
          <w:t xml:space="preserve">são </w:t>
        </w:r>
      </w:ins>
      <w:r>
        <w:rPr>
          <w:rFonts w:ascii="Arial" w:eastAsia="Arial" w:hAnsi="Arial" w:cs="Arial"/>
          <w:sz w:val="24"/>
          <w:szCs w:val="24"/>
        </w:rPr>
        <w:t>relacionada</w:t>
      </w:r>
      <w:ins w:id="229" w:author="Humberto Dalpra" w:date="2020-12-05T16:08:00Z">
        <w:r w:rsidR="0009320B">
          <w:rPr>
            <w:rFonts w:ascii="Arial" w:eastAsia="Arial" w:hAnsi="Arial" w:cs="Arial"/>
            <w:sz w:val="24"/>
            <w:szCs w:val="24"/>
          </w:rPr>
          <w:t>s</w:t>
        </w:r>
      </w:ins>
      <w:r>
        <w:rPr>
          <w:rFonts w:ascii="Arial" w:eastAsia="Arial" w:hAnsi="Arial" w:cs="Arial"/>
          <w:sz w:val="24"/>
          <w:szCs w:val="24"/>
        </w:rPr>
        <w:t xml:space="preserve"> às referências bibliográficas utilizadas para o desenvolvimento do trabalho.</w:t>
      </w:r>
    </w:p>
    <w:p w14:paraId="39BEA39C" w14:textId="77777777" w:rsidR="00334813" w:rsidRDefault="00334813">
      <w:pPr>
        <w:pStyle w:val="LO-normal"/>
        <w:spacing w:after="0" w:line="360" w:lineRule="auto"/>
        <w:ind w:firstLine="1134"/>
        <w:jc w:val="both"/>
        <w:rPr>
          <w:rFonts w:ascii="Arial" w:eastAsia="Arial" w:hAnsi="Arial" w:cs="Arial"/>
          <w:sz w:val="24"/>
          <w:szCs w:val="24"/>
        </w:rPr>
      </w:pPr>
    </w:p>
    <w:p w14:paraId="61977375" w14:textId="77777777" w:rsidR="00334813" w:rsidRDefault="000F5B2F">
      <w:pPr>
        <w:pStyle w:val="Heading1"/>
        <w:spacing w:before="0" w:after="0" w:line="360" w:lineRule="auto"/>
        <w:rPr>
          <w:sz w:val="24"/>
          <w:szCs w:val="24"/>
        </w:rPr>
      </w:pPr>
      <w:bookmarkStart w:id="230" w:name="_heading=h.1fob9te"/>
      <w:bookmarkEnd w:id="230"/>
      <w:r>
        <w:rPr>
          <w:sz w:val="24"/>
          <w:szCs w:val="24"/>
        </w:rPr>
        <w:t>2 FUNDAMENTAÇÃO TEÓRICA</w:t>
      </w:r>
    </w:p>
    <w:p w14:paraId="0A353CE7" w14:textId="77777777" w:rsidR="00334813" w:rsidRDefault="00334813">
      <w:pPr>
        <w:pStyle w:val="LO-normal"/>
        <w:spacing w:after="0" w:line="360" w:lineRule="auto"/>
        <w:ind w:firstLine="1134"/>
        <w:jc w:val="both"/>
        <w:rPr>
          <w:rFonts w:ascii="Arial" w:eastAsia="Arial" w:hAnsi="Arial" w:cs="Arial"/>
          <w:sz w:val="24"/>
          <w:szCs w:val="24"/>
        </w:rPr>
      </w:pPr>
    </w:p>
    <w:p w14:paraId="376E24E3" w14:textId="11B1B20F"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A aplicação de um processo de concepção de software juntamente com as práticas de análise empregadas para descrever uma representação de algo real, tem por objetivo geral, desenvolver um modelo para o software pretendido. Para que tal modelo seja conciso e interpretado de forma correta, é necessário a adoção de uma linguagem que contenha significado (semântica) e que consiga expressar as regras das quais o modelo pretende relatar (PEREIRA, 2011). </w:t>
      </w:r>
    </w:p>
    <w:p w14:paraId="1789F06F" w14:textId="7221AA7D"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Dentre as várias linguagens que conseguem cumprir este propósito, seja nos diferentes níveis de especificidades e necessidades, a UML (</w:t>
      </w:r>
      <w:r w:rsidRPr="00A53935">
        <w:rPr>
          <w:rFonts w:ascii="Arial" w:eastAsia="Arial" w:hAnsi="Arial" w:cs="Arial"/>
          <w:i/>
          <w:iCs/>
          <w:sz w:val="24"/>
          <w:szCs w:val="24"/>
        </w:rPr>
        <w:t>Unified Modeling Language</w:t>
      </w:r>
      <w:r>
        <w:rPr>
          <w:rFonts w:ascii="Arial" w:eastAsia="Arial" w:hAnsi="Arial" w:cs="Arial"/>
          <w:sz w:val="24"/>
          <w:szCs w:val="24"/>
        </w:rPr>
        <w:t xml:space="preserve"> – Linguagem Unificada de Modelagem) abrange notações gráficas, de maneira simplificada</w:t>
      </w:r>
      <w:ins w:id="231" w:author="Humberto Dalpra" w:date="2020-12-05T16:29:00Z">
        <w:r w:rsidR="00660241">
          <w:rPr>
            <w:rFonts w:ascii="Arial" w:eastAsia="Arial" w:hAnsi="Arial" w:cs="Arial"/>
            <w:sz w:val="24"/>
            <w:szCs w:val="24"/>
          </w:rPr>
          <w:t>,</w:t>
        </w:r>
      </w:ins>
      <w:r>
        <w:rPr>
          <w:rFonts w:ascii="Arial" w:eastAsia="Arial" w:hAnsi="Arial" w:cs="Arial"/>
          <w:sz w:val="24"/>
          <w:szCs w:val="24"/>
        </w:rPr>
        <w:t xml:space="preserve"> que auxiliam no projeto de software e  que satisfazem a finalidade pretendida</w:t>
      </w:r>
      <w:del w:id="232" w:author="Humberto Dalpra" w:date="2020-12-05T16:30:00Z">
        <w:r w:rsidDel="00F1362C">
          <w:rPr>
            <w:rFonts w:ascii="Arial" w:eastAsia="Arial" w:hAnsi="Arial" w:cs="Arial"/>
            <w:sz w:val="24"/>
            <w:szCs w:val="24"/>
          </w:rPr>
          <w:delText xml:space="preserve">; </w:delText>
        </w:r>
      </w:del>
      <w:ins w:id="233" w:author="Humberto Dalpra" w:date="2020-12-05T16:30:00Z">
        <w:r w:rsidR="00F1362C">
          <w:rPr>
            <w:rFonts w:ascii="Arial" w:eastAsia="Arial" w:hAnsi="Arial" w:cs="Arial"/>
            <w:sz w:val="24"/>
            <w:szCs w:val="24"/>
          </w:rPr>
          <w:t xml:space="preserve">, </w:t>
        </w:r>
      </w:ins>
      <w:del w:id="234" w:author="Humberto Dalpra" w:date="2020-12-05T16:30:00Z">
        <w:r w:rsidDel="00F1362C">
          <w:rPr>
            <w:rFonts w:ascii="Arial" w:eastAsia="Arial" w:hAnsi="Arial" w:cs="Arial"/>
            <w:sz w:val="24"/>
            <w:szCs w:val="24"/>
          </w:rPr>
          <w:delText xml:space="preserve">e </w:delText>
        </w:r>
      </w:del>
      <w:r>
        <w:rPr>
          <w:rFonts w:ascii="Arial" w:eastAsia="Arial" w:hAnsi="Arial" w:cs="Arial"/>
          <w:sz w:val="24"/>
          <w:szCs w:val="24"/>
        </w:rPr>
        <w:t>singularmente, aos softwares que seguem o modelo orientado a objetos (FOWLER, MARTIN., 2005).</w:t>
      </w:r>
    </w:p>
    <w:p w14:paraId="21D98F3E" w14:textId="12C679CF"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Conforme (PRESSMAN, 2011) inerente a qualquer tipo de software e ao tipo de problema com o qual podemos associá-lo, requisitos funcionais compõem e </w:t>
      </w:r>
      <w:r>
        <w:rPr>
          <w:rFonts w:ascii="Arial" w:eastAsia="Arial" w:hAnsi="Arial" w:cs="Arial"/>
          <w:sz w:val="24"/>
          <w:szCs w:val="24"/>
        </w:rPr>
        <w:lastRenderedPageBreak/>
        <w:t>estão presentes em um software, já que todo software exerce pelo menos uma função</w:t>
      </w:r>
      <w:del w:id="235" w:author="Humberto Dalpra" w:date="2020-12-05T16:30:00Z">
        <w:r w:rsidDel="001C4BCD">
          <w:rPr>
            <w:rFonts w:ascii="Arial" w:eastAsia="Arial" w:hAnsi="Arial" w:cs="Arial"/>
            <w:sz w:val="24"/>
            <w:szCs w:val="24"/>
          </w:rPr>
          <w:delText xml:space="preserve">; </w:delText>
        </w:r>
      </w:del>
      <w:ins w:id="236" w:author="Humberto Dalpra" w:date="2020-12-05T16:30:00Z">
        <w:r w:rsidR="001C4BCD">
          <w:rPr>
            <w:rFonts w:ascii="Arial" w:eastAsia="Arial" w:hAnsi="Arial" w:cs="Arial"/>
            <w:sz w:val="24"/>
            <w:szCs w:val="24"/>
          </w:rPr>
          <w:t xml:space="preserve">, </w:t>
        </w:r>
      </w:ins>
      <w:r>
        <w:rPr>
          <w:rFonts w:ascii="Arial" w:eastAsia="Arial" w:hAnsi="Arial" w:cs="Arial"/>
          <w:sz w:val="24"/>
          <w:szCs w:val="24"/>
        </w:rPr>
        <w:t>fundamenta-se em um objetivo.</w:t>
      </w:r>
    </w:p>
    <w:p w14:paraId="32590ADA" w14:textId="505871A4"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A técnica que pode ser utilizada para retratar os requisitos funcionais de um sistema e expressar estes conceitos através da UML são os casos de uso. Os casos de uso destinam</w:t>
      </w:r>
      <w:r w:rsidR="00C934CC">
        <w:rPr>
          <w:rFonts w:ascii="Arial" w:eastAsia="Arial" w:hAnsi="Arial" w:cs="Arial"/>
          <w:sz w:val="24"/>
          <w:szCs w:val="24"/>
        </w:rPr>
        <w:t>-se</w:t>
      </w:r>
      <w:r>
        <w:rPr>
          <w:rFonts w:ascii="Arial" w:eastAsia="Arial" w:hAnsi="Arial" w:cs="Arial"/>
          <w:sz w:val="24"/>
          <w:szCs w:val="24"/>
        </w:rPr>
        <w:t xml:space="preserve"> a representar as interações de um sistema com seus usuários. Se baseiam no conceito de cenários de uso do sistema que são o conjunto de passos que descrevem uma interação entre as partes (usuário e sistema). Um caso de uso é definido como vários cenários de uso que possuam um mesmo objetivo no sistema (FOWLER</w:t>
      </w:r>
      <w:r w:rsidR="00D07D5C">
        <w:rPr>
          <w:rFonts w:ascii="Arial" w:eastAsia="Arial" w:hAnsi="Arial" w:cs="Arial"/>
          <w:sz w:val="24"/>
          <w:szCs w:val="24"/>
        </w:rPr>
        <w:t>;</w:t>
      </w:r>
      <w:r>
        <w:rPr>
          <w:rFonts w:ascii="Arial" w:eastAsia="Arial" w:hAnsi="Arial" w:cs="Arial"/>
          <w:sz w:val="24"/>
          <w:szCs w:val="24"/>
        </w:rPr>
        <w:t xml:space="preserve"> MARTIN, 2005).</w:t>
      </w:r>
    </w:p>
    <w:p w14:paraId="1D02120F" w14:textId="01CA30E9"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De acordo com (PEREIRA, 2011) os diagramas de casos de uso</w:t>
      </w:r>
      <w:del w:id="237" w:author="Humberto Dalpra" w:date="2020-12-05T16:33:00Z">
        <w:r w:rsidDel="003D6D43">
          <w:rPr>
            <w:rFonts w:ascii="Arial" w:eastAsia="Arial" w:hAnsi="Arial" w:cs="Arial"/>
            <w:sz w:val="24"/>
            <w:szCs w:val="24"/>
          </w:rPr>
          <w:delText>s</w:delText>
        </w:r>
      </w:del>
      <w:r>
        <w:rPr>
          <w:rFonts w:ascii="Arial" w:eastAsia="Arial" w:hAnsi="Arial" w:cs="Arial"/>
          <w:sz w:val="24"/>
          <w:szCs w:val="24"/>
        </w:rPr>
        <w:t xml:space="preserve"> podem constituir duas perspectivas diferentes: a de negócios ou a de sistemas. Ambas agregam valores à representação, porém sob diferentes aspectos. Se o caso de uso se refere ou descreve diretamente </w:t>
      </w:r>
      <w:del w:id="238" w:author="Humberto Dalpra" w:date="2020-12-05T16:32:00Z">
        <w:r w:rsidDel="002828E1">
          <w:rPr>
            <w:rFonts w:ascii="Arial" w:eastAsia="Arial" w:hAnsi="Arial" w:cs="Arial"/>
            <w:sz w:val="24"/>
            <w:szCs w:val="24"/>
          </w:rPr>
          <w:delText xml:space="preserve">a </w:delText>
        </w:r>
      </w:del>
      <w:r>
        <w:rPr>
          <w:rFonts w:ascii="Arial" w:eastAsia="Arial" w:hAnsi="Arial" w:cs="Arial"/>
          <w:sz w:val="24"/>
          <w:szCs w:val="24"/>
        </w:rPr>
        <w:t xml:space="preserve">um requisito funcional do sistema, esse diagrama retrata uma perspectiva funcional, ou seja, de sistema. Os casos de uso de negócio são aqueles em que os atores desempenham papéis que configuram o processo de negócio, contudo não se tem uma utilização funcional do sistema propriamente dita. Um exemplo seria um cidadão (ator) se apresentar </w:t>
      </w:r>
      <w:del w:id="239" w:author="Humberto Dalpra" w:date="2020-12-05T16:34:00Z">
        <w:r w:rsidDel="00A04360">
          <w:rPr>
            <w:rFonts w:ascii="Arial" w:eastAsia="Arial" w:hAnsi="Arial" w:cs="Arial"/>
            <w:sz w:val="24"/>
            <w:szCs w:val="24"/>
          </w:rPr>
          <w:delText xml:space="preserve">num </w:delText>
        </w:r>
      </w:del>
      <w:r>
        <w:rPr>
          <w:rFonts w:ascii="Arial" w:eastAsia="Arial" w:hAnsi="Arial" w:cs="Arial"/>
          <w:sz w:val="24"/>
          <w:szCs w:val="24"/>
        </w:rPr>
        <w:t>ao atendente de fórum (outro ator) e apresentar uma documentação com intuito de gerar uma petição ao tribunal de justiça.</w:t>
      </w:r>
    </w:p>
    <w:p w14:paraId="630A068E" w14:textId="1434870C" w:rsidR="00334813" w:rsidRDefault="000F5B2F" w:rsidP="008E38B4">
      <w:pPr>
        <w:pStyle w:val="LO-normal"/>
        <w:keepNext/>
        <w:spacing w:after="0" w:line="360" w:lineRule="auto"/>
        <w:ind w:firstLine="1134"/>
        <w:jc w:val="both"/>
      </w:pPr>
      <w:r>
        <w:rPr>
          <w:rFonts w:ascii="Arial" w:eastAsia="Arial" w:hAnsi="Arial" w:cs="Arial"/>
          <w:sz w:val="24"/>
          <w:szCs w:val="24"/>
        </w:rPr>
        <w:t xml:space="preserve">Apesar de trazer uma grande utilidade representativa, não existe uma padronização para a escrita </w:t>
      </w:r>
      <w:del w:id="240" w:author="Humberto Dalpra" w:date="2020-12-05T16:34:00Z">
        <w:r w:rsidDel="003C0686">
          <w:rPr>
            <w:rFonts w:ascii="Arial" w:eastAsia="Arial" w:hAnsi="Arial" w:cs="Arial"/>
            <w:sz w:val="24"/>
            <w:szCs w:val="24"/>
          </w:rPr>
          <w:delText xml:space="preserve">de </w:delText>
        </w:r>
      </w:del>
      <w:r>
        <w:rPr>
          <w:rFonts w:ascii="Arial" w:eastAsia="Arial" w:hAnsi="Arial" w:cs="Arial"/>
          <w:sz w:val="24"/>
          <w:szCs w:val="24"/>
        </w:rPr>
        <w:t>dos diagramas de caso de uso que podem ser feitas através de um diagrama</w:t>
      </w:r>
      <w:ins w:id="241" w:author="Humberto Dalpra" w:date="2020-12-05T16:35:00Z">
        <w:r w:rsidR="007F7DF6">
          <w:rPr>
            <w:rFonts w:ascii="Arial" w:eastAsia="Arial" w:hAnsi="Arial" w:cs="Arial"/>
            <w:sz w:val="24"/>
            <w:szCs w:val="24"/>
          </w:rPr>
          <w:t>,</w:t>
        </w:r>
      </w:ins>
      <w:r>
        <w:rPr>
          <w:rFonts w:ascii="Arial" w:eastAsia="Arial" w:hAnsi="Arial" w:cs="Arial"/>
          <w:sz w:val="24"/>
          <w:szCs w:val="24"/>
        </w:rPr>
        <w:t xml:space="preserve"> com seus atores e relacionamentos</w:t>
      </w:r>
      <w:ins w:id="242" w:author="Humberto Dalpra" w:date="2020-12-05T16:35:00Z">
        <w:r w:rsidR="007F7DF6">
          <w:rPr>
            <w:rFonts w:ascii="Arial" w:eastAsia="Arial" w:hAnsi="Arial" w:cs="Arial"/>
            <w:sz w:val="24"/>
            <w:szCs w:val="24"/>
          </w:rPr>
          <w:t>,</w:t>
        </w:r>
      </w:ins>
      <w:r>
        <w:rPr>
          <w:rFonts w:ascii="Arial" w:eastAsia="Arial" w:hAnsi="Arial" w:cs="Arial"/>
          <w:sz w:val="24"/>
          <w:szCs w:val="24"/>
        </w:rPr>
        <w:t xml:space="preserve"> ou de forma enumerativa como uma</w:t>
      </w:r>
      <w:r w:rsidR="008E38B4">
        <w:rPr>
          <w:rFonts w:ascii="Arial" w:eastAsia="Arial" w:hAnsi="Arial" w:cs="Arial"/>
          <w:sz w:val="24"/>
          <w:szCs w:val="24"/>
        </w:rPr>
        <w:t xml:space="preserve"> </w:t>
      </w:r>
      <w:r>
        <w:rPr>
          <w:rFonts w:ascii="Arial" w:eastAsia="Arial" w:hAnsi="Arial" w:cs="Arial"/>
          <w:sz w:val="24"/>
          <w:szCs w:val="24"/>
        </w:rPr>
        <w:t xml:space="preserve">lista de descrições sucintas sobre um processo ou </w:t>
      </w:r>
      <w:r>
        <w:rPr>
          <w:rFonts w:ascii="Arial" w:eastAsia="Arial" w:hAnsi="Arial" w:cs="Arial"/>
          <w:sz w:val="24"/>
          <w:szCs w:val="24"/>
        </w:rPr>
        <w:lastRenderedPageBreak/>
        <w:t>funcionalidade do sistema conforme podem ser vistos na</w:t>
      </w:r>
      <w:del w:id="243" w:author="Brauleyn Zofolli Nunes" w:date="2020-12-15T11:26:00Z">
        <w:r w:rsidDel="00127DFD">
          <w:rPr>
            <w:rFonts w:ascii="Arial" w:eastAsia="Arial" w:hAnsi="Arial" w:cs="Arial"/>
            <w:sz w:val="24"/>
            <w:szCs w:val="24"/>
          </w:rPr>
          <w:delText>s</w:delText>
        </w:r>
      </w:del>
      <w:r>
        <w:rPr>
          <w:rFonts w:ascii="Arial" w:eastAsia="Arial" w:hAnsi="Arial" w:cs="Arial"/>
          <w:sz w:val="24"/>
          <w:szCs w:val="24"/>
        </w:rPr>
        <w:t xml:space="preserve"> image</w:t>
      </w:r>
      <w:ins w:id="244" w:author="Brauleyn Zofolli Nunes" w:date="2020-12-15T11:26:00Z">
        <w:r w:rsidR="00127DFD">
          <w:rPr>
            <w:rFonts w:ascii="Arial" w:eastAsia="Arial" w:hAnsi="Arial" w:cs="Arial"/>
            <w:sz w:val="24"/>
            <w:szCs w:val="24"/>
          </w:rPr>
          <w:t>m</w:t>
        </w:r>
      </w:ins>
      <w:del w:id="245" w:author="Brauleyn Zofolli Nunes" w:date="2020-12-15T11:26:00Z">
        <w:r w:rsidDel="00127DFD">
          <w:rPr>
            <w:rFonts w:ascii="Arial" w:eastAsia="Arial" w:hAnsi="Arial" w:cs="Arial"/>
            <w:sz w:val="24"/>
            <w:szCs w:val="24"/>
          </w:rPr>
          <w:delText>ns</w:delText>
        </w:r>
      </w:del>
      <w:r>
        <w:rPr>
          <w:rFonts w:ascii="Arial" w:eastAsia="Arial" w:hAnsi="Arial" w:cs="Arial"/>
          <w:sz w:val="24"/>
          <w:szCs w:val="24"/>
        </w:rPr>
        <w:t xml:space="preserve"> a seguir (FOWLER</w:t>
      </w:r>
      <w:r w:rsidR="00D07D5C">
        <w:rPr>
          <w:rFonts w:ascii="Arial" w:eastAsia="Arial" w:hAnsi="Arial" w:cs="Arial"/>
          <w:sz w:val="24"/>
          <w:szCs w:val="24"/>
        </w:rPr>
        <w:t>;</w:t>
      </w:r>
      <w:r>
        <w:rPr>
          <w:rFonts w:ascii="Arial" w:eastAsia="Arial" w:hAnsi="Arial" w:cs="Arial"/>
          <w:sz w:val="24"/>
          <w:szCs w:val="24"/>
        </w:rPr>
        <w:t xml:space="preserve"> MARTIN., 2005).</w:t>
      </w: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266"/>
      </w:tblGrid>
      <w:tr w:rsidR="00334813" w14:paraId="2A821C99"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22BB6B0C" w14:textId="63605CEC" w:rsidR="001D3A1E" w:rsidRPr="0089616B" w:rsidRDefault="00414825" w:rsidP="00203664">
            <w:pPr>
              <w:pStyle w:val="Caption"/>
              <w:keepNext/>
              <w:ind w:hanging="105"/>
              <w:rPr>
                <w:rFonts w:ascii="Arial" w:hAnsi="Arial"/>
                <w:i w:val="0"/>
                <w:iCs w:val="0"/>
              </w:rPr>
            </w:pPr>
            <w:r w:rsidRPr="00483E07">
              <w:rPr>
                <w:rFonts w:ascii="Arial" w:hAnsi="Arial"/>
                <w:i w:val="0"/>
                <w:iCs w:val="0"/>
              </w:rPr>
              <w:t xml:space="preserve"> </w:t>
            </w:r>
            <w:r w:rsidR="001D3A1E" w:rsidRPr="00483E07">
              <w:rPr>
                <w:rFonts w:ascii="Arial" w:hAnsi="Arial"/>
                <w:i w:val="0"/>
                <w:iCs w:val="0"/>
              </w:rPr>
              <w:t xml:space="preserve">Figura </w:t>
            </w:r>
            <w:ins w:id="246" w:author="Brauleyn Zofolli Nunes" w:date="2020-12-15T12:04:00Z">
              <w:r w:rsidR="006D73C6">
                <w:rPr>
                  <w:rFonts w:ascii="Arial" w:hAnsi="Arial"/>
                  <w:i w:val="0"/>
                  <w:iCs w:val="0"/>
                </w:rPr>
                <w:fldChar w:fldCharType="begin"/>
              </w:r>
              <w:r w:rsidR="006D73C6">
                <w:rPr>
                  <w:rFonts w:ascii="Arial" w:hAnsi="Arial"/>
                  <w:i w:val="0"/>
                  <w:iCs w:val="0"/>
                </w:rPr>
                <w:instrText xml:space="preserve"> SEQ Figura \* ARABIC </w:instrText>
              </w:r>
            </w:ins>
            <w:r w:rsidR="006D73C6">
              <w:rPr>
                <w:rFonts w:ascii="Arial" w:hAnsi="Arial"/>
                <w:i w:val="0"/>
                <w:iCs w:val="0"/>
              </w:rPr>
              <w:fldChar w:fldCharType="separate"/>
            </w:r>
            <w:ins w:id="247" w:author="Brauleyn Zofolli Nunes" w:date="2020-12-15T12:06:00Z">
              <w:r w:rsidR="00EB724A">
                <w:rPr>
                  <w:rFonts w:ascii="Arial" w:hAnsi="Arial"/>
                  <w:i w:val="0"/>
                  <w:iCs w:val="0"/>
                  <w:noProof/>
                </w:rPr>
                <w:t>1</w:t>
              </w:r>
            </w:ins>
            <w:ins w:id="248" w:author="Brauleyn Zofolli Nunes" w:date="2020-12-15T12:04:00Z">
              <w:r w:rsidR="006D73C6">
                <w:rPr>
                  <w:rFonts w:ascii="Arial" w:hAnsi="Arial"/>
                  <w:i w:val="0"/>
                  <w:iCs w:val="0"/>
                </w:rPr>
                <w:fldChar w:fldCharType="end"/>
              </w:r>
            </w:ins>
            <w:del w:id="249"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w:delText>
              </w:r>
              <w:r w:rsidR="006E7EFC" w:rsidDel="006D73C6">
                <w:rPr>
                  <w:rFonts w:ascii="Arial" w:hAnsi="Arial"/>
                  <w:i w:val="0"/>
                  <w:iCs w:val="0"/>
                </w:rPr>
                <w:fldChar w:fldCharType="end"/>
              </w:r>
            </w:del>
            <w:r w:rsidR="001D3A1E" w:rsidRPr="0089616B">
              <w:rPr>
                <w:rFonts w:ascii="Arial" w:hAnsi="Arial"/>
                <w:i w:val="0"/>
                <w:iCs w:val="0"/>
              </w:rPr>
              <w:t xml:space="preserve"> - Caso de Uso com representação em diagrama</w:t>
            </w:r>
            <w:ins w:id="250" w:author="Brauleyn Zofolli Nunes" w:date="2020-12-15T10:44:00Z">
              <w:r w:rsidR="0061425E">
                <w:rPr>
                  <w:rFonts w:ascii="Arial" w:hAnsi="Arial"/>
                  <w:i w:val="0"/>
                  <w:iCs w:val="0"/>
                </w:rPr>
                <w:t xml:space="preserve"> e sua descrição enumerada</w:t>
              </w:r>
            </w:ins>
            <w:del w:id="251" w:author="Brauleyn Zofolli Nunes" w:date="2020-12-15T10:44:00Z">
              <w:r w:rsidR="001D3A1E" w:rsidRPr="0089616B" w:rsidDel="0061425E">
                <w:rPr>
                  <w:rFonts w:ascii="Arial" w:hAnsi="Arial"/>
                  <w:i w:val="0"/>
                  <w:iCs w:val="0"/>
                </w:rPr>
                <w:delText>.</w:delText>
              </w:r>
            </w:del>
          </w:p>
          <w:p w14:paraId="1E87820A" w14:textId="3653E8D2" w:rsidR="00DB493E" w:rsidRDefault="00ED4C31" w:rsidP="00DB493E">
            <w:pPr>
              <w:pStyle w:val="LO-normal"/>
              <w:keepNext/>
              <w:spacing w:after="0" w:line="360" w:lineRule="auto"/>
              <w:jc w:val="center"/>
            </w:pPr>
            <w:ins w:id="252" w:author="Brauleyn Zofolli Nunes" w:date="2020-12-15T10:44:00Z">
              <w:r>
                <w:object w:dxaOrig="10590" w:dyaOrig="3255" w14:anchorId="273CB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39.3pt" o:ole="">
                    <v:imagedata r:id="rId14" o:title=""/>
                  </v:shape>
                  <o:OLEObject Type="Embed" ProgID="PBrush" ShapeID="_x0000_i1025" DrawAspect="Content" ObjectID="_1732669213" r:id="rId15"/>
                </w:object>
              </w:r>
            </w:ins>
            <w:commentRangeStart w:id="253"/>
            <w:del w:id="254" w:author="Brauleyn Zofolli Nunes" w:date="2020-12-15T10:42:00Z">
              <w:r w:rsidR="00FF52B2" w:rsidDel="00D2514B">
                <w:rPr>
                  <w:noProof/>
                </w:rPr>
                <w:drawing>
                  <wp:anchor distT="0" distB="0" distL="114300" distR="114300" simplePos="0" relativeHeight="251639808" behindDoc="0" locked="0" layoutInCell="1" allowOverlap="1" wp14:anchorId="66B1ED4E" wp14:editId="377E313C">
                    <wp:simplePos x="0" y="0"/>
                    <wp:positionH relativeFrom="column">
                      <wp:posOffset>984250</wp:posOffset>
                    </wp:positionH>
                    <wp:positionV relativeFrom="paragraph">
                      <wp:posOffset>173990</wp:posOffset>
                    </wp:positionV>
                    <wp:extent cx="2962275" cy="2439670"/>
                    <wp:effectExtent l="0" t="0" r="9525" b="0"/>
                    <wp:wrapTopAndBottom/>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62275" cy="2439670"/>
                            </a:xfrm>
                            <a:prstGeom prst="rect">
                              <a:avLst/>
                            </a:prstGeom>
                          </pic:spPr>
                        </pic:pic>
                      </a:graphicData>
                    </a:graphic>
                    <wp14:sizeRelH relativeFrom="margin">
                      <wp14:pctWidth>0</wp14:pctWidth>
                    </wp14:sizeRelH>
                    <wp14:sizeRelV relativeFrom="margin">
                      <wp14:pctHeight>0</wp14:pctHeight>
                    </wp14:sizeRelV>
                  </wp:anchor>
                </w:drawing>
              </w:r>
            </w:del>
            <w:commentRangeEnd w:id="253"/>
            <w:r w:rsidR="00725852">
              <w:rPr>
                <w:rStyle w:val="CommentReference"/>
                <w:rFonts w:cs="Mangal"/>
              </w:rPr>
              <w:commentReference w:id="253"/>
            </w:r>
          </w:p>
          <w:p w14:paraId="12AA4E14" w14:textId="370F66BF" w:rsidR="00334813" w:rsidRPr="008F53D1" w:rsidRDefault="00DB493E" w:rsidP="00203664">
            <w:pPr>
              <w:pStyle w:val="Caption"/>
              <w:rPr>
                <w:rFonts w:ascii="Arial" w:hAnsi="Arial"/>
                <w:i w:val="0"/>
                <w:iCs w:val="0"/>
              </w:rPr>
            </w:pPr>
            <w:r w:rsidRPr="008F53D1">
              <w:rPr>
                <w:rFonts w:ascii="Arial" w:hAnsi="Arial"/>
                <w:i w:val="0"/>
                <w:iCs w:val="0"/>
              </w:rPr>
              <w:t>Fonte: (FOWLWE; MARTIN, 2005)</w:t>
            </w:r>
          </w:p>
        </w:tc>
      </w:tr>
    </w:tbl>
    <w:p w14:paraId="4940D499" w14:textId="54B60BE9" w:rsidR="00334813" w:rsidDel="0061425E" w:rsidRDefault="00334813">
      <w:pPr>
        <w:pStyle w:val="LO-normal"/>
        <w:spacing w:after="0" w:line="360" w:lineRule="auto"/>
        <w:ind w:firstLine="1134"/>
        <w:jc w:val="both"/>
        <w:rPr>
          <w:del w:id="255" w:author="Brauleyn Zofolli Nunes" w:date="2020-12-15T10:45:00Z"/>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rsidDel="0061425E" w14:paraId="54D12BBB" w14:textId="58B842BA">
        <w:trPr>
          <w:del w:id="256" w:author="Brauleyn Zofolli Nunes" w:date="2020-12-15T10:45:00Z"/>
        </w:trPr>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6B13D32B" w14:textId="59921A67" w:rsidR="00B30906" w:rsidRPr="00B46D88" w:rsidDel="0061425E" w:rsidRDefault="00B30906" w:rsidP="00B30906">
            <w:pPr>
              <w:pStyle w:val="Caption"/>
              <w:keepNext/>
              <w:jc w:val="both"/>
              <w:rPr>
                <w:del w:id="257" w:author="Brauleyn Zofolli Nunes" w:date="2020-12-15T10:45:00Z"/>
                <w:rFonts w:ascii="Arial" w:hAnsi="Arial"/>
                <w:i w:val="0"/>
                <w:iCs w:val="0"/>
              </w:rPr>
            </w:pPr>
            <w:del w:id="258" w:author="Brauleyn Zofolli Nunes" w:date="2020-12-15T10:45:00Z">
              <w:r w:rsidRPr="00B46D88" w:rsidDel="0061425E">
                <w:rPr>
                  <w:rFonts w:ascii="Arial" w:hAnsi="Arial"/>
                  <w:i w:val="0"/>
                  <w:iCs w:val="0"/>
                </w:rPr>
                <w:lastRenderedPageBreak/>
                <w:delText xml:space="preserve">Figura </w:delText>
              </w:r>
              <w:r w:rsidR="006E7EFC" w:rsidDel="0061425E">
                <w:rPr>
                  <w:rFonts w:ascii="Arial" w:hAnsi="Arial"/>
                  <w:i w:val="0"/>
                  <w:iCs w:val="0"/>
                </w:rPr>
                <w:fldChar w:fldCharType="begin"/>
              </w:r>
              <w:r w:rsidR="006E7EFC" w:rsidDel="0061425E">
                <w:rPr>
                  <w:rFonts w:ascii="Arial" w:hAnsi="Arial"/>
                  <w:i w:val="0"/>
                  <w:iCs w:val="0"/>
                </w:rPr>
                <w:delInstrText xml:space="preserve"> SEQ Figura \* ARABIC </w:delInstrText>
              </w:r>
              <w:r w:rsidR="006E7EFC" w:rsidDel="0061425E">
                <w:rPr>
                  <w:rFonts w:ascii="Arial" w:hAnsi="Arial"/>
                  <w:i w:val="0"/>
                  <w:iCs w:val="0"/>
                </w:rPr>
                <w:fldChar w:fldCharType="separate"/>
              </w:r>
              <w:r w:rsidR="006E7EFC" w:rsidDel="0061425E">
                <w:rPr>
                  <w:rFonts w:ascii="Arial" w:hAnsi="Arial"/>
                  <w:i w:val="0"/>
                  <w:iCs w:val="0"/>
                  <w:noProof/>
                </w:rPr>
                <w:delText>2</w:delText>
              </w:r>
              <w:r w:rsidR="006E7EFC" w:rsidDel="0061425E">
                <w:rPr>
                  <w:rFonts w:ascii="Arial" w:hAnsi="Arial"/>
                  <w:i w:val="0"/>
                  <w:iCs w:val="0"/>
                </w:rPr>
                <w:fldChar w:fldCharType="end"/>
              </w:r>
              <w:r w:rsidRPr="00B46D88" w:rsidDel="0061425E">
                <w:rPr>
                  <w:rFonts w:ascii="Arial" w:hAnsi="Arial"/>
                  <w:i w:val="0"/>
                  <w:iCs w:val="0"/>
                </w:rPr>
                <w:delText xml:space="preserve"> Caso de uso com descrição enumerada</w:delText>
              </w:r>
            </w:del>
          </w:p>
          <w:p w14:paraId="64C8BAFE" w14:textId="550BC778" w:rsidR="00B30906" w:rsidRPr="00B46D88" w:rsidDel="0061425E" w:rsidRDefault="00576035" w:rsidP="00B30906">
            <w:pPr>
              <w:pStyle w:val="LO-normal"/>
              <w:keepNext/>
              <w:spacing w:after="0" w:line="360" w:lineRule="auto"/>
              <w:jc w:val="both"/>
              <w:rPr>
                <w:del w:id="259" w:author="Brauleyn Zofolli Nunes" w:date="2020-12-15T10:45:00Z"/>
                <w:rFonts w:ascii="Arial" w:hAnsi="Arial" w:cs="Arial"/>
              </w:rPr>
            </w:pPr>
            <w:del w:id="260" w:author="Brauleyn Zofolli Nunes" w:date="2020-12-15T10:43:00Z">
              <w:r w:rsidRPr="00B46D88" w:rsidDel="00FE6B9C">
                <w:rPr>
                  <w:rFonts w:ascii="Arial" w:hAnsi="Arial" w:cs="Arial"/>
                  <w:noProof/>
                </w:rPr>
                <w:drawing>
                  <wp:anchor distT="0" distB="0" distL="114300" distR="114300" simplePos="0" relativeHeight="251637760" behindDoc="0" locked="0" layoutInCell="1" allowOverlap="1" wp14:anchorId="3A9F1F33" wp14:editId="308A2C69">
                    <wp:simplePos x="0" y="0"/>
                    <wp:positionH relativeFrom="column">
                      <wp:posOffset>546100</wp:posOffset>
                    </wp:positionH>
                    <wp:positionV relativeFrom="paragraph">
                      <wp:posOffset>204470</wp:posOffset>
                    </wp:positionV>
                    <wp:extent cx="3333750" cy="1731645"/>
                    <wp:effectExtent l="0" t="0" r="0" b="1905"/>
                    <wp:wrapTopAndBottom/>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33750" cy="1731645"/>
                            </a:xfrm>
                            <a:prstGeom prst="rect">
                              <a:avLst/>
                            </a:prstGeom>
                          </pic:spPr>
                        </pic:pic>
                      </a:graphicData>
                    </a:graphic>
                    <wp14:sizeRelH relativeFrom="margin">
                      <wp14:pctWidth>0</wp14:pctWidth>
                    </wp14:sizeRelH>
                    <wp14:sizeRelV relativeFrom="margin">
                      <wp14:pctHeight>0</wp14:pctHeight>
                    </wp14:sizeRelV>
                  </wp:anchor>
                </w:drawing>
              </w:r>
            </w:del>
          </w:p>
          <w:p w14:paraId="5728D71C" w14:textId="38E8DECD" w:rsidR="00334813" w:rsidDel="0061425E" w:rsidRDefault="00B30906" w:rsidP="00B30906">
            <w:pPr>
              <w:pStyle w:val="Caption"/>
              <w:jc w:val="both"/>
              <w:rPr>
                <w:del w:id="261" w:author="Brauleyn Zofolli Nunes" w:date="2020-12-15T10:45:00Z"/>
                <w:rFonts w:ascii="Arial" w:eastAsia="Arial" w:hAnsi="Arial"/>
              </w:rPr>
            </w:pPr>
            <w:del w:id="262" w:author="Brauleyn Zofolli Nunes" w:date="2020-12-15T10:45:00Z">
              <w:r w:rsidRPr="00B46D88" w:rsidDel="0061425E">
                <w:rPr>
                  <w:rFonts w:ascii="Arial" w:hAnsi="Arial"/>
                  <w:i w:val="0"/>
                  <w:iCs w:val="0"/>
                </w:rPr>
                <w:delText>Fonte: (FOWLER;</w:delText>
              </w:r>
            </w:del>
            <w:ins w:id="263" w:author="Humberto Dalpra" w:date="2020-12-05T16:38:00Z">
              <w:del w:id="264" w:author="Brauleyn Zofolli Nunes" w:date="2020-12-15T10:45:00Z">
                <w:r w:rsidR="0012624D" w:rsidDel="0061425E">
                  <w:rPr>
                    <w:rFonts w:ascii="Arial" w:hAnsi="Arial"/>
                    <w:i w:val="0"/>
                    <w:iCs w:val="0"/>
                  </w:rPr>
                  <w:delText xml:space="preserve"> </w:delText>
                </w:r>
              </w:del>
            </w:ins>
            <w:del w:id="265" w:author="Brauleyn Zofolli Nunes" w:date="2020-12-15T10:45:00Z">
              <w:r w:rsidRPr="00B46D88" w:rsidDel="0061425E">
                <w:rPr>
                  <w:rFonts w:ascii="Arial" w:hAnsi="Arial"/>
                  <w:i w:val="0"/>
                  <w:iCs w:val="0"/>
                </w:rPr>
                <w:delText>MARTIN, 2005)</w:delText>
              </w:r>
            </w:del>
          </w:p>
        </w:tc>
      </w:tr>
      <w:tr w:rsidR="00334813" w:rsidDel="0061425E" w14:paraId="256A7458" w14:textId="73F7527C">
        <w:trPr>
          <w:del w:id="266" w:author="Brauleyn Zofolli Nunes" w:date="2020-12-15T10:45:00Z"/>
        </w:trPr>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7787879C" w14:textId="2FE4B4C2" w:rsidR="00334813" w:rsidDel="0061425E" w:rsidRDefault="00334813" w:rsidP="006933A1">
            <w:pPr>
              <w:pStyle w:val="LO-normal"/>
              <w:widowControl w:val="0"/>
              <w:spacing w:after="0" w:line="240" w:lineRule="auto"/>
              <w:jc w:val="both"/>
              <w:rPr>
                <w:del w:id="267" w:author="Brauleyn Zofolli Nunes" w:date="2020-12-15T10:45:00Z"/>
                <w:rFonts w:ascii="Arial" w:eastAsia="Arial" w:hAnsi="Arial" w:cs="Arial"/>
              </w:rPr>
            </w:pPr>
          </w:p>
        </w:tc>
      </w:tr>
    </w:tbl>
    <w:p w14:paraId="7FFE136E" w14:textId="61F9B16E"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Um ponto importante mencionado por (PEREIRA,</w:t>
      </w:r>
      <w:r w:rsidR="00077D26">
        <w:rPr>
          <w:rFonts w:ascii="Arial" w:eastAsia="Arial" w:hAnsi="Arial" w:cs="Arial"/>
          <w:sz w:val="24"/>
          <w:szCs w:val="24"/>
        </w:rPr>
        <w:t xml:space="preserve"> </w:t>
      </w:r>
      <w:r>
        <w:rPr>
          <w:rFonts w:ascii="Arial" w:eastAsia="Arial" w:hAnsi="Arial" w:cs="Arial"/>
          <w:sz w:val="24"/>
          <w:szCs w:val="24"/>
        </w:rPr>
        <w:t>2011) é que representando os casos de uso</w:t>
      </w:r>
      <w:del w:id="268" w:author="Humberto Dalpra" w:date="2020-12-05T16:37:00Z">
        <w:r w:rsidDel="001E4F0B">
          <w:rPr>
            <w:rFonts w:ascii="Arial" w:eastAsia="Arial" w:hAnsi="Arial" w:cs="Arial"/>
            <w:sz w:val="24"/>
            <w:szCs w:val="24"/>
          </w:rPr>
          <w:delText>s</w:delText>
        </w:r>
      </w:del>
      <w:r>
        <w:rPr>
          <w:rFonts w:ascii="Arial" w:eastAsia="Arial" w:hAnsi="Arial" w:cs="Arial"/>
          <w:sz w:val="24"/>
          <w:szCs w:val="24"/>
        </w:rPr>
        <w:t xml:space="preserve"> por diagrama podemos, opcionalmente</w:t>
      </w:r>
      <w:ins w:id="269" w:author="Humberto Dalpra" w:date="2020-12-05T16:38:00Z">
        <w:r w:rsidR="00094B17">
          <w:rPr>
            <w:rFonts w:ascii="Arial" w:eastAsia="Arial" w:hAnsi="Arial" w:cs="Arial"/>
            <w:sz w:val="24"/>
            <w:szCs w:val="24"/>
          </w:rPr>
          <w:t>,</w:t>
        </w:r>
      </w:ins>
      <w:r>
        <w:rPr>
          <w:rFonts w:ascii="Arial" w:eastAsia="Arial" w:hAnsi="Arial" w:cs="Arial"/>
          <w:sz w:val="24"/>
          <w:szCs w:val="24"/>
        </w:rPr>
        <w:t xml:space="preserve"> representar a fronteira do caso de uso delineada pelo retângulo central na </w:t>
      </w:r>
      <w:ins w:id="270" w:author="Brauleyn Zofolli Nunes" w:date="2020-12-15T13:37:00Z">
        <w:r w:rsidR="00F23EA6">
          <w:rPr>
            <w:rFonts w:ascii="Arial" w:eastAsia="Arial" w:hAnsi="Arial" w:cs="Arial"/>
            <w:sz w:val="24"/>
            <w:szCs w:val="24"/>
          </w:rPr>
          <w:t>F</w:t>
        </w:r>
      </w:ins>
      <w:del w:id="271" w:author="Brauleyn Zofolli Nunes" w:date="2020-12-15T13:37:00Z">
        <w:r w:rsidDel="00F23EA6">
          <w:rPr>
            <w:rFonts w:ascii="Arial" w:eastAsia="Arial" w:hAnsi="Arial" w:cs="Arial"/>
            <w:sz w:val="24"/>
            <w:szCs w:val="24"/>
          </w:rPr>
          <w:delText>f</w:delText>
        </w:r>
      </w:del>
      <w:r>
        <w:rPr>
          <w:rFonts w:ascii="Arial" w:eastAsia="Arial" w:hAnsi="Arial" w:cs="Arial"/>
          <w:sz w:val="24"/>
          <w:szCs w:val="24"/>
        </w:rPr>
        <w:t>igura 1</w:t>
      </w:r>
      <w:del w:id="272" w:author="Humberto Dalpra" w:date="2020-12-05T16:38:00Z">
        <w:r w:rsidDel="0012624D">
          <w:rPr>
            <w:rFonts w:ascii="Arial" w:eastAsia="Arial" w:hAnsi="Arial" w:cs="Arial"/>
            <w:sz w:val="24"/>
            <w:szCs w:val="24"/>
          </w:rPr>
          <w:delText xml:space="preserve"> (referenciar corretamente)</w:delText>
        </w:r>
      </w:del>
      <w:r>
        <w:rPr>
          <w:rFonts w:ascii="Arial" w:eastAsia="Arial" w:hAnsi="Arial" w:cs="Arial"/>
          <w:sz w:val="24"/>
          <w:szCs w:val="24"/>
        </w:rPr>
        <w:t xml:space="preserve">. A fronteira designa o que compreende o sistema e o que </w:t>
      </w:r>
      <w:del w:id="273" w:author="Humberto Dalpra" w:date="2020-12-05T16:39:00Z">
        <w:r w:rsidDel="00FF7EA2">
          <w:rPr>
            <w:rFonts w:ascii="Arial" w:eastAsia="Arial" w:hAnsi="Arial" w:cs="Arial"/>
            <w:sz w:val="24"/>
            <w:szCs w:val="24"/>
          </w:rPr>
          <w:delText xml:space="preserve">se </w:delText>
        </w:r>
      </w:del>
      <w:r>
        <w:rPr>
          <w:rFonts w:ascii="Arial" w:eastAsia="Arial" w:hAnsi="Arial" w:cs="Arial"/>
          <w:sz w:val="24"/>
          <w:szCs w:val="24"/>
        </w:rPr>
        <w:t xml:space="preserve">é relevante </w:t>
      </w:r>
      <w:del w:id="274" w:author="Humberto Dalpra" w:date="2020-12-05T16:39:00Z">
        <w:r w:rsidDel="00FF7EA2">
          <w:rPr>
            <w:rFonts w:ascii="Arial" w:eastAsia="Arial" w:hAnsi="Arial" w:cs="Arial"/>
            <w:sz w:val="24"/>
            <w:szCs w:val="24"/>
          </w:rPr>
          <w:delText xml:space="preserve">de </w:delText>
        </w:r>
      </w:del>
      <w:r>
        <w:rPr>
          <w:rFonts w:ascii="Arial" w:eastAsia="Arial" w:hAnsi="Arial" w:cs="Arial"/>
          <w:sz w:val="24"/>
          <w:szCs w:val="24"/>
        </w:rPr>
        <w:t>se estudar e</w:t>
      </w:r>
      <w:ins w:id="275" w:author="Humberto Dalpra" w:date="2020-12-05T16:39:00Z">
        <w:r w:rsidR="00E57D6F">
          <w:rPr>
            <w:rFonts w:ascii="Arial" w:eastAsia="Arial" w:hAnsi="Arial" w:cs="Arial"/>
            <w:sz w:val="24"/>
            <w:szCs w:val="24"/>
          </w:rPr>
          <w:t>,</w:t>
        </w:r>
      </w:ins>
      <w:r>
        <w:rPr>
          <w:rFonts w:ascii="Arial" w:eastAsia="Arial" w:hAnsi="Arial" w:cs="Arial"/>
          <w:sz w:val="24"/>
          <w:szCs w:val="24"/>
        </w:rPr>
        <w:t xml:space="preserve"> em virtude disso, os atores são posicionados do lado de fora da fronteira.</w:t>
      </w:r>
    </w:p>
    <w:p w14:paraId="513C5D65" w14:textId="2CE71E8A" w:rsidR="00334813" w:rsidRDefault="000F5B2F" w:rsidP="00077D26">
      <w:pPr>
        <w:pStyle w:val="LO-normal"/>
        <w:spacing w:after="0" w:line="360" w:lineRule="auto"/>
        <w:ind w:firstLine="993"/>
        <w:jc w:val="both"/>
        <w:rPr>
          <w:rFonts w:ascii="Arial" w:eastAsia="Arial" w:hAnsi="Arial" w:cs="Arial"/>
          <w:sz w:val="24"/>
          <w:szCs w:val="24"/>
        </w:rPr>
      </w:pPr>
      <w:r>
        <w:rPr>
          <w:rFonts w:ascii="Arial" w:eastAsia="Arial" w:hAnsi="Arial" w:cs="Arial"/>
          <w:sz w:val="24"/>
          <w:szCs w:val="24"/>
        </w:rPr>
        <w:t>Um caso de uso bem modelado de acordo com (FOWLER</w:t>
      </w:r>
      <w:r w:rsidR="00077D26">
        <w:rPr>
          <w:rFonts w:ascii="Arial" w:eastAsia="Arial" w:hAnsi="Arial" w:cs="Arial"/>
          <w:sz w:val="24"/>
          <w:szCs w:val="24"/>
        </w:rPr>
        <w:t>;</w:t>
      </w:r>
      <w:r>
        <w:rPr>
          <w:rFonts w:ascii="Arial" w:eastAsia="Arial" w:hAnsi="Arial" w:cs="Arial"/>
          <w:sz w:val="24"/>
          <w:szCs w:val="24"/>
        </w:rPr>
        <w:t xml:space="preserve"> MARTIN, 2005) deve conter uma descrição sucinta e clara daquilo que se pretende evidenciar e não deve explodir um caso de uso em outros casos de uso incluídos (casos de uso que derivam </w:t>
      </w:r>
      <w:ins w:id="276" w:author="Humberto Dalpra" w:date="2020-12-05T16:40:00Z">
        <w:r w:rsidR="001E6876">
          <w:rPr>
            <w:rFonts w:ascii="Arial" w:eastAsia="Arial" w:hAnsi="Arial" w:cs="Arial"/>
            <w:sz w:val="24"/>
            <w:szCs w:val="24"/>
          </w:rPr>
          <w:t xml:space="preserve">ser </w:t>
        </w:r>
      </w:ins>
      <w:r>
        <w:rPr>
          <w:rFonts w:ascii="Arial" w:eastAsia="Arial" w:hAnsi="Arial" w:cs="Arial"/>
          <w:sz w:val="24"/>
          <w:szCs w:val="24"/>
        </w:rPr>
        <w:t xml:space="preserve">de outro caso de uso). A expressividade do caso de uso está na simplicidade do texto e não </w:t>
      </w:r>
      <w:r w:rsidR="00FB5FC4">
        <w:rPr>
          <w:rFonts w:ascii="Arial" w:eastAsia="Arial" w:hAnsi="Arial" w:cs="Arial"/>
          <w:sz w:val="24"/>
          <w:szCs w:val="24"/>
        </w:rPr>
        <w:t xml:space="preserve">no </w:t>
      </w:r>
      <w:r>
        <w:rPr>
          <w:rFonts w:ascii="Arial" w:eastAsia="Arial" w:hAnsi="Arial" w:cs="Arial"/>
          <w:sz w:val="24"/>
          <w:szCs w:val="24"/>
        </w:rPr>
        <w:t>nível de detalhe e esforço empreendido</w:t>
      </w:r>
      <w:r w:rsidR="00EE4D71">
        <w:rPr>
          <w:rFonts w:ascii="Arial" w:eastAsia="Arial" w:hAnsi="Arial" w:cs="Arial"/>
          <w:sz w:val="24"/>
          <w:szCs w:val="24"/>
        </w:rPr>
        <w:t>,</w:t>
      </w:r>
      <w:r>
        <w:rPr>
          <w:rFonts w:ascii="Arial" w:eastAsia="Arial" w:hAnsi="Arial" w:cs="Arial"/>
          <w:sz w:val="24"/>
          <w:szCs w:val="24"/>
        </w:rPr>
        <w:t xml:space="preserve"> pois um caso de uso muito detalhado</w:t>
      </w:r>
      <w:ins w:id="277" w:author="Humberto Dalpra" w:date="2020-12-05T16:40:00Z">
        <w:r w:rsidR="00204887">
          <w:rPr>
            <w:rFonts w:ascii="Arial" w:eastAsia="Arial" w:hAnsi="Arial" w:cs="Arial"/>
            <w:sz w:val="24"/>
            <w:szCs w:val="24"/>
          </w:rPr>
          <w:t>,</w:t>
        </w:r>
      </w:ins>
      <w:r>
        <w:rPr>
          <w:rFonts w:ascii="Arial" w:eastAsia="Arial" w:hAnsi="Arial" w:cs="Arial"/>
          <w:sz w:val="24"/>
          <w:szCs w:val="24"/>
        </w:rPr>
        <w:t xml:space="preserve"> provavelmente não será lido e descaracterizará o seu propósito de simplicidade na modelagem do sistema. </w:t>
      </w:r>
    </w:p>
    <w:p w14:paraId="13D7BE0A" w14:textId="0D242ECD" w:rsidR="00334813" w:rsidRDefault="000F5B2F" w:rsidP="00077D26">
      <w:pPr>
        <w:pStyle w:val="LO-normal"/>
        <w:spacing w:after="0" w:line="360" w:lineRule="auto"/>
        <w:ind w:firstLine="993"/>
        <w:jc w:val="both"/>
        <w:rPr>
          <w:rFonts w:ascii="Arial" w:eastAsia="Arial" w:hAnsi="Arial" w:cs="Arial"/>
          <w:sz w:val="24"/>
          <w:szCs w:val="24"/>
        </w:rPr>
      </w:pPr>
      <w:r>
        <w:rPr>
          <w:rFonts w:ascii="Arial" w:eastAsia="Arial" w:hAnsi="Arial" w:cs="Arial"/>
          <w:sz w:val="24"/>
          <w:szCs w:val="24"/>
        </w:rPr>
        <w:t>Não obstante a representação das interações do sistema com usuários pelo diagrama de casos de uso, a representação das classes ou objetos que compõe o sistema é a forma mais amplamente encontrada na utilização da UML</w:t>
      </w:r>
      <w:ins w:id="278" w:author="Humberto Dalpra" w:date="2020-12-05T16:41:00Z">
        <w:r w:rsidR="00EE7B78">
          <w:rPr>
            <w:rFonts w:ascii="Arial" w:eastAsia="Arial" w:hAnsi="Arial" w:cs="Arial"/>
            <w:sz w:val="24"/>
            <w:szCs w:val="24"/>
          </w:rPr>
          <w:t>,</w:t>
        </w:r>
      </w:ins>
      <w:r>
        <w:rPr>
          <w:rFonts w:ascii="Arial" w:eastAsia="Arial" w:hAnsi="Arial" w:cs="Arial"/>
          <w:sz w:val="24"/>
          <w:szCs w:val="24"/>
        </w:rPr>
        <w:t xml:space="preserve"> como relata (FOWLER</w:t>
      </w:r>
      <w:r w:rsidR="00077D26">
        <w:rPr>
          <w:rFonts w:ascii="Arial" w:eastAsia="Arial" w:hAnsi="Arial" w:cs="Arial"/>
          <w:sz w:val="24"/>
          <w:szCs w:val="24"/>
        </w:rPr>
        <w:t>;</w:t>
      </w:r>
      <w:r>
        <w:rPr>
          <w:rFonts w:ascii="Arial" w:eastAsia="Arial" w:hAnsi="Arial" w:cs="Arial"/>
          <w:sz w:val="24"/>
          <w:szCs w:val="24"/>
        </w:rPr>
        <w:t xml:space="preserve"> MARTIN, 2005) a respeito do diagrama de classes.</w:t>
      </w:r>
    </w:p>
    <w:p w14:paraId="56A25102" w14:textId="6545EE0E" w:rsidR="00334813" w:rsidRDefault="000F5B2F" w:rsidP="00077D26">
      <w:pPr>
        <w:pStyle w:val="LO-normal"/>
        <w:spacing w:after="0" w:line="360" w:lineRule="auto"/>
        <w:ind w:firstLine="993"/>
        <w:jc w:val="both"/>
        <w:rPr>
          <w:rFonts w:ascii="Arial" w:eastAsia="Arial" w:hAnsi="Arial" w:cs="Arial"/>
          <w:sz w:val="24"/>
          <w:szCs w:val="24"/>
        </w:rPr>
      </w:pPr>
      <w:r>
        <w:rPr>
          <w:rFonts w:ascii="Arial" w:eastAsia="Arial" w:hAnsi="Arial" w:cs="Arial"/>
          <w:sz w:val="24"/>
          <w:szCs w:val="24"/>
        </w:rPr>
        <w:t xml:space="preserve">Necessita-se também retratar a estrutura da informação, as características que formam o requisito ou melhor ainda, os detalhes dos dados envolvidos nas trocas de informações dentro de um sistema. O objetivo desta técnica é fornecer uma visão estática do sistema, bem como os relacionamentos que existem entre as classes do sistema. É conceitualmente uma base existir o diagrama de classes para um processo </w:t>
      </w:r>
      <w:r>
        <w:rPr>
          <w:rFonts w:ascii="Arial" w:eastAsia="Arial" w:hAnsi="Arial" w:cs="Arial"/>
          <w:sz w:val="24"/>
          <w:szCs w:val="24"/>
        </w:rPr>
        <w:lastRenderedPageBreak/>
        <w:t>de definição, projeto e análise de sistemas computacionais</w:t>
      </w:r>
      <w:ins w:id="279" w:author="Humberto Dalpra" w:date="2020-12-05T16:42:00Z">
        <w:r w:rsidR="004F1927">
          <w:rPr>
            <w:rFonts w:ascii="Arial" w:eastAsia="Arial" w:hAnsi="Arial" w:cs="Arial"/>
            <w:sz w:val="24"/>
            <w:szCs w:val="24"/>
          </w:rPr>
          <w:t>,</w:t>
        </w:r>
      </w:ins>
      <w:r>
        <w:rPr>
          <w:rFonts w:ascii="Arial" w:eastAsia="Arial" w:hAnsi="Arial" w:cs="Arial"/>
          <w:sz w:val="24"/>
          <w:szCs w:val="24"/>
        </w:rPr>
        <w:t xml:space="preserve"> pois abrange as perspectivas de conceito (abstração), implementação e especificação</w:t>
      </w:r>
      <w:ins w:id="280" w:author="Humberto Dalpra" w:date="2020-12-05T16:42:00Z">
        <w:r w:rsidR="0010356D">
          <w:rPr>
            <w:rFonts w:ascii="Arial" w:eastAsia="Arial" w:hAnsi="Arial" w:cs="Arial"/>
            <w:sz w:val="24"/>
            <w:szCs w:val="24"/>
          </w:rPr>
          <w:t>,</w:t>
        </w:r>
      </w:ins>
      <w:r>
        <w:rPr>
          <w:rFonts w:ascii="Arial" w:eastAsia="Arial" w:hAnsi="Arial" w:cs="Arial"/>
          <w:sz w:val="24"/>
          <w:szCs w:val="24"/>
        </w:rPr>
        <w:t xml:space="preserve"> pois neste momento os responsáveis pelo projeto já arquitetam um esboço da solução de software (PEREIRA, 2011).</w:t>
      </w:r>
    </w:p>
    <w:p w14:paraId="2C0AAF97" w14:textId="022EDF04" w:rsidR="00334813" w:rsidRDefault="000F5B2F" w:rsidP="00077D26">
      <w:pPr>
        <w:pStyle w:val="LO-normal"/>
        <w:spacing w:after="0" w:line="360" w:lineRule="auto"/>
        <w:ind w:firstLine="993"/>
        <w:jc w:val="both"/>
        <w:rPr>
          <w:rFonts w:ascii="Arial" w:eastAsia="Arial" w:hAnsi="Arial" w:cs="Arial"/>
          <w:sz w:val="24"/>
          <w:szCs w:val="24"/>
        </w:rPr>
      </w:pPr>
      <w:r>
        <w:rPr>
          <w:rFonts w:ascii="Arial" w:eastAsia="Arial" w:hAnsi="Arial" w:cs="Arial"/>
          <w:sz w:val="24"/>
          <w:szCs w:val="24"/>
        </w:rPr>
        <w:t>Em conformidade com (PEREIRA, 2011)</w:t>
      </w:r>
      <w:del w:id="281" w:author="Humberto Dalpra" w:date="2020-12-05T16:43:00Z">
        <w:r w:rsidDel="00E76B5C">
          <w:rPr>
            <w:rFonts w:ascii="Arial" w:eastAsia="Arial" w:hAnsi="Arial" w:cs="Arial"/>
            <w:sz w:val="24"/>
            <w:szCs w:val="24"/>
          </w:rPr>
          <w:delText>,</w:delText>
        </w:r>
      </w:del>
      <w:r>
        <w:rPr>
          <w:rFonts w:ascii="Arial" w:eastAsia="Arial" w:hAnsi="Arial" w:cs="Arial"/>
          <w:sz w:val="24"/>
          <w:szCs w:val="24"/>
        </w:rPr>
        <w:t xml:space="preserve"> </w:t>
      </w:r>
      <w:r w:rsidR="00EE4D71">
        <w:rPr>
          <w:rFonts w:ascii="Arial" w:eastAsia="Arial" w:hAnsi="Arial" w:cs="Arial"/>
          <w:sz w:val="24"/>
          <w:szCs w:val="24"/>
        </w:rPr>
        <w:t xml:space="preserve">a </w:t>
      </w:r>
      <w:r>
        <w:rPr>
          <w:rFonts w:ascii="Arial" w:eastAsia="Arial" w:hAnsi="Arial" w:cs="Arial"/>
          <w:sz w:val="24"/>
          <w:szCs w:val="24"/>
        </w:rPr>
        <w:t xml:space="preserve">principal parte de um diagrama de classe é a classe ou entidade. Uma classe é composta por características (atributos) e operações. Por ser uma entidade, toda classe possui uma identidade, uma forma pela qual dois objetos de uma mesma classe se </w:t>
      </w:r>
      <w:r w:rsidR="005C3E38">
        <w:rPr>
          <w:rFonts w:ascii="Arial" w:eastAsia="Arial" w:hAnsi="Arial" w:cs="Arial"/>
          <w:sz w:val="24"/>
          <w:szCs w:val="24"/>
        </w:rPr>
        <w:t>diferenciam,</w:t>
      </w:r>
      <w:r>
        <w:rPr>
          <w:rFonts w:ascii="Arial" w:eastAsia="Arial" w:hAnsi="Arial" w:cs="Arial"/>
          <w:sz w:val="24"/>
          <w:szCs w:val="24"/>
        </w:rPr>
        <w:t xml:space="preserve"> ou seja, se identificam univocamente. </w:t>
      </w:r>
    </w:p>
    <w:p w14:paraId="30FF02FB" w14:textId="585816D5" w:rsidR="00334813" w:rsidRPr="00C97400" w:rsidDel="00210225" w:rsidRDefault="000F5B2F" w:rsidP="00837131">
      <w:pPr>
        <w:pStyle w:val="LO-normal"/>
        <w:spacing w:after="0" w:line="360" w:lineRule="auto"/>
        <w:ind w:firstLine="993"/>
        <w:jc w:val="both"/>
        <w:rPr>
          <w:del w:id="282" w:author="Brauleyn Zofolli Nunes" w:date="2020-12-15T11:15:00Z"/>
          <w:rFonts w:ascii="Arial" w:eastAsia="Arial" w:hAnsi="Arial" w:cs="Arial"/>
          <w:sz w:val="24"/>
          <w:szCs w:val="24"/>
        </w:rPr>
      </w:pPr>
      <w:r w:rsidRPr="00C97400">
        <w:rPr>
          <w:rFonts w:ascii="Arial" w:eastAsia="Arial" w:hAnsi="Arial" w:cs="Arial"/>
          <w:sz w:val="24"/>
          <w:szCs w:val="24"/>
        </w:rPr>
        <w:t>FOWLER</w:t>
      </w:r>
      <w:r w:rsidR="005C3E38" w:rsidRPr="00C97400">
        <w:rPr>
          <w:rFonts w:ascii="Arial" w:eastAsia="Arial" w:hAnsi="Arial" w:cs="Arial"/>
          <w:sz w:val="24"/>
          <w:szCs w:val="24"/>
        </w:rPr>
        <w:t xml:space="preserve"> </w:t>
      </w:r>
      <w:r w:rsidRPr="00C97400">
        <w:rPr>
          <w:rFonts w:ascii="Arial" w:eastAsia="Arial" w:hAnsi="Arial" w:cs="Arial"/>
          <w:sz w:val="24"/>
          <w:szCs w:val="24"/>
        </w:rPr>
        <w:t xml:space="preserve">(2005) diz que os atributos </w:t>
      </w:r>
      <w:del w:id="283" w:author="Humberto Dalpra" w:date="2020-12-05T16:44:00Z">
        <w:r w:rsidRPr="00C97400" w:rsidDel="00A408D8">
          <w:rPr>
            <w:rFonts w:ascii="Arial" w:eastAsia="Arial" w:hAnsi="Arial" w:cs="Arial"/>
            <w:sz w:val="24"/>
            <w:szCs w:val="24"/>
          </w:rPr>
          <w:delText>associam-se</w:delText>
        </w:r>
      </w:del>
      <w:ins w:id="284" w:author="Humberto Dalpra" w:date="2020-12-05T16:44:00Z">
        <w:r w:rsidR="00A408D8" w:rsidRPr="00C97400">
          <w:rPr>
            <w:rFonts w:ascii="Arial" w:eastAsia="Arial" w:hAnsi="Arial" w:cs="Arial"/>
            <w:sz w:val="24"/>
            <w:szCs w:val="24"/>
          </w:rPr>
          <w:t>se associam</w:t>
        </w:r>
      </w:ins>
      <w:r w:rsidRPr="00C97400">
        <w:rPr>
          <w:rFonts w:ascii="Arial" w:eastAsia="Arial" w:hAnsi="Arial" w:cs="Arial"/>
          <w:sz w:val="24"/>
          <w:szCs w:val="24"/>
        </w:rPr>
        <w:t xml:space="preserve"> ao conjunto de informações (dados) que pertencem ao seu contexto e dos quais uma classe tem que cuidar e gerenciar. As operações são os comportamentos de uma </w:t>
      </w:r>
      <w:r w:rsidR="00443D2D" w:rsidRPr="00C97400">
        <w:rPr>
          <w:rFonts w:ascii="Arial" w:eastAsia="Arial" w:hAnsi="Arial" w:cs="Arial"/>
          <w:sz w:val="24"/>
          <w:szCs w:val="24"/>
        </w:rPr>
        <w:t>classe</w:t>
      </w:r>
      <w:commentRangeStart w:id="285"/>
      <w:commentRangeEnd w:id="285"/>
      <w:r w:rsidR="009D594B" w:rsidRPr="007D385C">
        <w:rPr>
          <w:rStyle w:val="CommentReference"/>
          <w:rFonts w:ascii="Arial" w:hAnsi="Arial" w:cs="Arial"/>
          <w:sz w:val="24"/>
          <w:szCs w:val="24"/>
          <w:rPrChange w:id="286" w:author="Brauleyn Zofolli Nunes" w:date="2020-12-15T11:17:00Z">
            <w:rPr>
              <w:rStyle w:val="CommentReference"/>
              <w:rFonts w:cs="Mangal"/>
            </w:rPr>
          </w:rPrChange>
        </w:rPr>
        <w:commentReference w:id="285"/>
      </w:r>
      <w:r w:rsidRPr="00C97400">
        <w:rPr>
          <w:rFonts w:ascii="Arial" w:eastAsia="Arial" w:hAnsi="Arial" w:cs="Arial"/>
          <w:sz w:val="24"/>
          <w:szCs w:val="24"/>
        </w:rPr>
        <w:t>, o conjunto das ações da classe</w:t>
      </w:r>
      <w:ins w:id="287" w:author="Humberto Dalpra" w:date="2020-12-05T16:44:00Z">
        <w:r w:rsidR="006A266D" w:rsidRPr="00C97400">
          <w:rPr>
            <w:rFonts w:ascii="Arial" w:eastAsia="Arial" w:hAnsi="Arial" w:cs="Arial"/>
            <w:sz w:val="24"/>
            <w:szCs w:val="24"/>
          </w:rPr>
          <w:t xml:space="preserve"> e</w:t>
        </w:r>
      </w:ins>
      <w:del w:id="288" w:author="Humberto Dalpra" w:date="2020-12-05T16:44:00Z">
        <w:r w:rsidRPr="00C97400" w:rsidDel="006A266D">
          <w:rPr>
            <w:rFonts w:ascii="Arial" w:eastAsia="Arial" w:hAnsi="Arial" w:cs="Arial"/>
            <w:sz w:val="24"/>
            <w:szCs w:val="24"/>
          </w:rPr>
          <w:delText>,</w:delText>
        </w:r>
      </w:del>
      <w:r w:rsidRPr="00C97400">
        <w:rPr>
          <w:rFonts w:ascii="Arial" w:eastAsia="Arial" w:hAnsi="Arial" w:cs="Arial"/>
          <w:sz w:val="24"/>
          <w:szCs w:val="24"/>
        </w:rPr>
        <w:t xml:space="preserve"> aquilo que ela sabe fazer. Um erro </w:t>
      </w:r>
      <w:commentRangeStart w:id="289"/>
      <w:r w:rsidRPr="00C97400">
        <w:rPr>
          <w:rFonts w:ascii="Arial" w:eastAsia="Arial" w:hAnsi="Arial" w:cs="Arial"/>
          <w:sz w:val="24"/>
          <w:szCs w:val="24"/>
        </w:rPr>
        <w:t xml:space="preserve">comum é definir operações de interfaces dentro de uma classe, o que fere o princípio </w:t>
      </w:r>
      <w:r w:rsidR="00766D22" w:rsidRPr="00C97400">
        <w:rPr>
          <w:rFonts w:ascii="Arial" w:eastAsia="Arial" w:hAnsi="Arial" w:cs="Arial"/>
          <w:sz w:val="24"/>
          <w:szCs w:val="24"/>
        </w:rPr>
        <w:t>de que</w:t>
      </w:r>
      <w:r w:rsidRPr="00C97400">
        <w:rPr>
          <w:rFonts w:ascii="Arial" w:eastAsia="Arial" w:hAnsi="Arial" w:cs="Arial"/>
          <w:sz w:val="24"/>
          <w:szCs w:val="24"/>
        </w:rPr>
        <w:t xml:space="preserve"> as operações se designam as responsabilidades únicas da classe em questão e deve-se ter bastante cuidado ao modelar as operações (métodos) de uma classe.</w:t>
      </w:r>
      <w:commentRangeEnd w:id="289"/>
      <w:r w:rsidR="009D594B" w:rsidRPr="007D385C">
        <w:rPr>
          <w:rStyle w:val="CommentReference"/>
          <w:rFonts w:ascii="Arial" w:hAnsi="Arial" w:cs="Arial"/>
          <w:sz w:val="24"/>
          <w:szCs w:val="24"/>
          <w:rPrChange w:id="290" w:author="Brauleyn Zofolli Nunes" w:date="2020-12-15T11:17:00Z">
            <w:rPr>
              <w:rStyle w:val="CommentReference"/>
              <w:rFonts w:cs="Mangal"/>
            </w:rPr>
          </w:rPrChange>
        </w:rPr>
        <w:commentReference w:id="289"/>
      </w:r>
    </w:p>
    <w:p w14:paraId="422229D4" w14:textId="4670C0E5" w:rsidR="00334813" w:rsidRPr="00C97400" w:rsidDel="00210225" w:rsidRDefault="00334813">
      <w:pPr>
        <w:pStyle w:val="LO-normal"/>
        <w:spacing w:after="0" w:line="360" w:lineRule="auto"/>
        <w:ind w:firstLine="993"/>
        <w:jc w:val="both"/>
        <w:rPr>
          <w:del w:id="291" w:author="Brauleyn Zofolli Nunes" w:date="2020-12-15T11:15:00Z"/>
          <w:rFonts w:ascii="Arial" w:eastAsia="Arial" w:hAnsi="Arial" w:cs="Arial"/>
          <w:sz w:val="24"/>
          <w:szCs w:val="24"/>
        </w:rPr>
        <w:pPrChange w:id="292" w:author="Brauleyn Zofolli Nunes" w:date="2020-12-15T11:17:00Z">
          <w:pPr>
            <w:pStyle w:val="LO-normal"/>
            <w:spacing w:after="0" w:line="360" w:lineRule="auto"/>
            <w:ind w:firstLine="993"/>
          </w:pPr>
        </w:pPrChange>
      </w:pPr>
    </w:p>
    <w:tbl>
      <w:tblPr>
        <w:tblStyle w:val="TableNormal2"/>
        <w:tblW w:w="8936" w:type="dxa"/>
        <w:tblInd w:w="0" w:type="dxa"/>
        <w:tblCellMar>
          <w:top w:w="100" w:type="dxa"/>
          <w:left w:w="100" w:type="dxa"/>
          <w:bottom w:w="100" w:type="dxa"/>
          <w:right w:w="100" w:type="dxa"/>
        </w:tblCellMar>
        <w:tblLook w:val="0600" w:firstRow="0" w:lastRow="0" w:firstColumn="0" w:lastColumn="0" w:noHBand="1" w:noVBand="1"/>
        <w:tblPrChange w:id="293" w:author="Brauleyn Zofolli Nunes" w:date="2020-12-15T11:16:00Z">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PrChange>
      </w:tblPr>
      <w:tblGrid>
        <w:gridCol w:w="8936"/>
        <w:tblGridChange w:id="294">
          <w:tblGrid>
            <w:gridCol w:w="9072"/>
          </w:tblGrid>
        </w:tblGridChange>
      </w:tblGrid>
      <w:tr w:rsidR="00334813" w:rsidRPr="007D385C" w:rsidDel="007D385C" w14:paraId="57F0C314" w14:textId="4D7935CA" w:rsidTr="00C01803">
        <w:trPr>
          <w:trHeight w:val="20"/>
          <w:del w:id="295" w:author="Brauleyn Zofolli Nunes" w:date="2020-12-15T11:17:00Z"/>
        </w:trPr>
        <w:tc>
          <w:tcPr>
            <w:tcW w:w="8936" w:type="dxa"/>
            <w:tcBorders>
              <w:top w:val="single" w:sz="8" w:space="0" w:color="FFFFFF"/>
              <w:left w:val="single" w:sz="8" w:space="0" w:color="FFFFFF"/>
              <w:bottom w:val="single" w:sz="8" w:space="0" w:color="FFFFFF"/>
              <w:right w:val="single" w:sz="8" w:space="0" w:color="FFFFFF"/>
            </w:tcBorders>
            <w:shd w:val="clear" w:color="auto" w:fill="auto"/>
            <w:tcPrChange w:id="296" w:author="Brauleyn Zofolli Nunes" w:date="2020-12-15T11:16:00Z">
              <w:tcPr>
                <w:tcW w:w="9072" w:type="dxa"/>
                <w:tcBorders>
                  <w:top w:val="single" w:sz="8" w:space="0" w:color="FFFFFF"/>
                  <w:left w:val="single" w:sz="8" w:space="0" w:color="FFFFFF"/>
                  <w:bottom w:val="single" w:sz="8" w:space="0" w:color="FFFFFF"/>
                  <w:right w:val="single" w:sz="8" w:space="0" w:color="FFFFFF"/>
                </w:tcBorders>
                <w:shd w:val="clear" w:color="auto" w:fill="auto"/>
              </w:tcPr>
            </w:tcPrChange>
          </w:tcPr>
          <w:p w14:paraId="2912C54A" w14:textId="2AC00FEE" w:rsidR="002626F6" w:rsidRPr="00837131" w:rsidDel="00210225" w:rsidRDefault="002626F6">
            <w:pPr>
              <w:pStyle w:val="Caption"/>
              <w:keepNext/>
              <w:spacing w:line="360" w:lineRule="auto"/>
              <w:ind w:firstLine="993"/>
              <w:jc w:val="both"/>
              <w:rPr>
                <w:del w:id="297" w:author="Brauleyn Zofolli Nunes" w:date="2020-12-15T11:15:00Z"/>
                <w:rFonts w:ascii="Arial" w:hAnsi="Arial"/>
                <w:i w:val="0"/>
                <w:iCs w:val="0"/>
              </w:rPr>
              <w:pPrChange w:id="298" w:author="Brauleyn Zofolli Nunes" w:date="2020-12-15T11:17:00Z">
                <w:pPr>
                  <w:pStyle w:val="Caption"/>
                  <w:keepNext/>
                </w:pPr>
              </w:pPrChange>
            </w:pPr>
            <w:del w:id="299" w:author="Brauleyn Zofolli Nunes" w:date="2020-12-15T11:15:00Z">
              <w:r w:rsidRPr="00837131" w:rsidDel="00210225">
                <w:rPr>
                  <w:rFonts w:ascii="Arial" w:hAnsi="Arial"/>
                  <w:i w:val="0"/>
                  <w:iCs w:val="0"/>
                </w:rPr>
                <w:lastRenderedPageBreak/>
                <w:delText xml:space="preserve">Figura </w:delText>
              </w:r>
              <w:r w:rsidR="006E7EFC" w:rsidRPr="00837131" w:rsidDel="00210225">
                <w:rPr>
                  <w:rFonts w:ascii="Arial" w:hAnsi="Arial"/>
                  <w:i w:val="0"/>
                  <w:iCs w:val="0"/>
                </w:rPr>
                <w:fldChar w:fldCharType="begin"/>
              </w:r>
              <w:r w:rsidR="006E7EFC" w:rsidRPr="00837131" w:rsidDel="00210225">
                <w:rPr>
                  <w:rFonts w:ascii="Arial" w:hAnsi="Arial"/>
                  <w:i w:val="0"/>
                  <w:iCs w:val="0"/>
                </w:rPr>
                <w:delInstrText xml:space="preserve"> SEQ Figura \* ARABIC </w:delInstrText>
              </w:r>
              <w:r w:rsidR="006E7EFC" w:rsidRPr="00837131" w:rsidDel="00210225">
                <w:rPr>
                  <w:rFonts w:ascii="Arial" w:hAnsi="Arial"/>
                  <w:i w:val="0"/>
                  <w:iCs w:val="0"/>
                </w:rPr>
                <w:fldChar w:fldCharType="separate"/>
              </w:r>
              <w:r w:rsidR="006E7EFC" w:rsidRPr="00837131" w:rsidDel="00210225">
                <w:rPr>
                  <w:rFonts w:ascii="Arial" w:hAnsi="Arial"/>
                  <w:i w:val="0"/>
                  <w:iCs w:val="0"/>
                  <w:noProof/>
                </w:rPr>
                <w:delText>3</w:delText>
              </w:r>
              <w:r w:rsidR="006E7EFC" w:rsidRPr="00837131" w:rsidDel="00210225">
                <w:rPr>
                  <w:rFonts w:ascii="Arial" w:hAnsi="Arial"/>
                  <w:i w:val="0"/>
                  <w:iCs w:val="0"/>
                </w:rPr>
                <w:fldChar w:fldCharType="end"/>
              </w:r>
              <w:r w:rsidRPr="00837131" w:rsidDel="00210225">
                <w:rPr>
                  <w:rFonts w:ascii="Arial" w:hAnsi="Arial"/>
                  <w:i w:val="0"/>
                  <w:iCs w:val="0"/>
                </w:rPr>
                <w:delText xml:space="preserve"> - Exemplo Diagrama de Classes</w:delText>
              </w:r>
            </w:del>
          </w:p>
          <w:p w14:paraId="425FF5F1" w14:textId="39749612" w:rsidR="002626F6" w:rsidRPr="007D385C" w:rsidDel="00210225" w:rsidRDefault="000F5B2F">
            <w:pPr>
              <w:pStyle w:val="LO-normal"/>
              <w:keepNext/>
              <w:spacing w:after="0" w:line="360" w:lineRule="auto"/>
              <w:ind w:firstLine="993"/>
              <w:jc w:val="both"/>
              <w:rPr>
                <w:del w:id="300" w:author="Brauleyn Zofolli Nunes" w:date="2020-12-15T11:15:00Z"/>
                <w:rFonts w:ascii="Arial" w:hAnsi="Arial" w:cs="Arial"/>
                <w:sz w:val="24"/>
                <w:szCs w:val="24"/>
                <w:rPrChange w:id="301" w:author="Brauleyn Zofolli Nunes" w:date="2020-12-15T11:17:00Z">
                  <w:rPr>
                    <w:del w:id="302" w:author="Brauleyn Zofolli Nunes" w:date="2020-12-15T11:15:00Z"/>
                    <w:rFonts w:ascii="Arial" w:hAnsi="Arial" w:cs="Arial"/>
                  </w:rPr>
                </w:rPrChange>
              </w:rPr>
              <w:pPrChange w:id="303" w:author="Brauleyn Zofolli Nunes" w:date="2020-12-15T11:17:00Z">
                <w:pPr>
                  <w:pStyle w:val="LO-normal"/>
                  <w:keepNext/>
                  <w:spacing w:after="0" w:line="360" w:lineRule="auto"/>
                </w:pPr>
              </w:pPrChange>
            </w:pPr>
            <w:commentRangeStart w:id="304"/>
            <w:del w:id="305" w:author="Brauleyn Zofolli Nunes" w:date="2020-12-15T11:14:00Z">
              <w:r w:rsidRPr="007D385C" w:rsidDel="00863E87">
                <w:rPr>
                  <w:rFonts w:ascii="Arial" w:hAnsi="Arial" w:cs="Arial"/>
                  <w:noProof/>
                  <w:sz w:val="24"/>
                  <w:szCs w:val="24"/>
                  <w:rPrChange w:id="306" w:author="Brauleyn Zofolli Nunes" w:date="2020-12-15T11:17:00Z">
                    <w:rPr>
                      <w:rFonts w:ascii="Arial" w:hAnsi="Arial" w:cs="Arial"/>
                      <w:noProof/>
                    </w:rPr>
                  </w:rPrChange>
                </w:rPr>
                <w:drawing>
                  <wp:inline distT="0" distB="0" distL="0" distR="0" wp14:anchorId="1B6123DC" wp14:editId="0E9E1F19">
                    <wp:extent cx="3990975" cy="3463355"/>
                    <wp:effectExtent l="0" t="0" r="0" b="381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8"/>
                            <a:stretch>
                              <a:fillRect/>
                            </a:stretch>
                          </pic:blipFill>
                          <pic:spPr bwMode="auto">
                            <a:xfrm>
                              <a:off x="0" y="0"/>
                              <a:ext cx="3996464" cy="3468118"/>
                            </a:xfrm>
                            <a:prstGeom prst="rect">
                              <a:avLst/>
                            </a:prstGeom>
                          </pic:spPr>
                        </pic:pic>
                      </a:graphicData>
                    </a:graphic>
                  </wp:inline>
                </w:drawing>
              </w:r>
            </w:del>
            <w:commentRangeEnd w:id="304"/>
            <w:del w:id="307" w:author="Brauleyn Zofolli Nunes" w:date="2020-12-15T11:15:00Z">
              <w:r w:rsidR="009D594B" w:rsidRPr="007D385C" w:rsidDel="00210225">
                <w:rPr>
                  <w:rStyle w:val="CommentReference"/>
                  <w:rFonts w:ascii="Arial" w:hAnsi="Arial" w:cs="Arial"/>
                  <w:sz w:val="24"/>
                  <w:szCs w:val="24"/>
                  <w:rPrChange w:id="308" w:author="Brauleyn Zofolli Nunes" w:date="2020-12-15T11:17:00Z">
                    <w:rPr>
                      <w:rStyle w:val="CommentReference"/>
                      <w:rFonts w:cs="Mangal"/>
                    </w:rPr>
                  </w:rPrChange>
                </w:rPr>
                <w:commentReference w:id="304"/>
              </w:r>
            </w:del>
          </w:p>
          <w:p w14:paraId="33AB9145" w14:textId="58479703" w:rsidR="00334813" w:rsidRPr="00837131" w:rsidDel="007D385C" w:rsidRDefault="002626F6">
            <w:pPr>
              <w:pStyle w:val="Caption"/>
              <w:spacing w:line="360" w:lineRule="auto"/>
              <w:ind w:firstLine="993"/>
              <w:jc w:val="both"/>
              <w:rPr>
                <w:del w:id="309" w:author="Brauleyn Zofolli Nunes" w:date="2020-12-15T11:17:00Z"/>
                <w:rFonts w:ascii="Arial" w:eastAsia="Arial" w:hAnsi="Arial"/>
              </w:rPr>
              <w:pPrChange w:id="310" w:author="Brauleyn Zofolli Nunes" w:date="2020-12-15T11:17:00Z">
                <w:pPr>
                  <w:pStyle w:val="Caption"/>
                </w:pPr>
              </w:pPrChange>
            </w:pPr>
            <w:del w:id="311" w:author="Brauleyn Zofolli Nunes" w:date="2020-12-15T11:15:00Z">
              <w:r w:rsidRPr="00837131" w:rsidDel="00210225">
                <w:rPr>
                  <w:rFonts w:ascii="Arial" w:hAnsi="Arial"/>
                  <w:i w:val="0"/>
                  <w:iCs w:val="0"/>
                </w:rPr>
                <w:delText>Fonte: (PEREIRA,2011)</w:delText>
              </w:r>
            </w:del>
          </w:p>
        </w:tc>
      </w:tr>
    </w:tbl>
    <w:p w14:paraId="26FE3448" w14:textId="775B4261" w:rsidR="00334813" w:rsidDel="00712C6F" w:rsidRDefault="0004552F">
      <w:pPr>
        <w:pStyle w:val="LO-normal"/>
        <w:spacing w:after="0" w:line="360" w:lineRule="auto"/>
        <w:ind w:firstLine="1134"/>
        <w:jc w:val="both"/>
        <w:rPr>
          <w:del w:id="312" w:author="Brauleyn Zofolli Nunes" w:date="2020-12-15T11:18:00Z"/>
          <w:rFonts w:ascii="Arial" w:eastAsia="Arial" w:hAnsi="Arial" w:cs="Arial"/>
          <w:sz w:val="24"/>
          <w:szCs w:val="24"/>
        </w:rPr>
        <w:pPrChange w:id="313" w:author="Brauleyn Zofolli Nunes" w:date="2020-12-15T11:17:00Z">
          <w:pPr>
            <w:pStyle w:val="LO-normal"/>
            <w:spacing w:after="0" w:line="360" w:lineRule="auto"/>
            <w:ind w:firstLine="993"/>
            <w:jc w:val="both"/>
          </w:pPr>
        </w:pPrChange>
      </w:pPr>
      <w:del w:id="314" w:author="Brauleyn Zofolli Nunes" w:date="2020-12-15T11:18:00Z">
        <w:r w:rsidRPr="00C97400" w:rsidDel="00712C6F">
          <w:rPr>
            <w:rFonts w:ascii="Arial" w:eastAsia="Arial" w:hAnsi="Arial" w:cs="Arial"/>
            <w:sz w:val="24"/>
            <w:szCs w:val="24"/>
          </w:rPr>
          <w:delText xml:space="preserve">Na figura 3 apresenta-se </w:delText>
        </w:r>
        <w:commentRangeStart w:id="315"/>
        <w:r w:rsidR="000F5B2F" w:rsidRPr="00C97400" w:rsidDel="00712C6F">
          <w:rPr>
            <w:rFonts w:ascii="Arial" w:eastAsia="Arial" w:hAnsi="Arial" w:cs="Arial"/>
            <w:sz w:val="24"/>
            <w:szCs w:val="24"/>
          </w:rPr>
          <w:delText xml:space="preserve"> </w:delText>
        </w:r>
        <w:commentRangeEnd w:id="315"/>
        <w:r w:rsidR="009D594B" w:rsidRPr="007D385C" w:rsidDel="00712C6F">
          <w:rPr>
            <w:rStyle w:val="CommentReference"/>
            <w:rFonts w:ascii="Arial" w:hAnsi="Arial" w:cs="Arial"/>
            <w:sz w:val="24"/>
            <w:szCs w:val="24"/>
            <w:rPrChange w:id="316" w:author="Brauleyn Zofolli Nunes" w:date="2020-12-15T11:17:00Z">
              <w:rPr>
                <w:rStyle w:val="CommentReference"/>
                <w:rFonts w:cs="Mangal"/>
              </w:rPr>
            </w:rPrChange>
          </w:rPr>
          <w:commentReference w:id="315"/>
        </w:r>
        <w:r w:rsidR="000F5B2F" w:rsidRPr="00C97400" w:rsidDel="00712C6F">
          <w:rPr>
            <w:rFonts w:ascii="Arial" w:eastAsia="Arial" w:hAnsi="Arial" w:cs="Arial"/>
            <w:sz w:val="24"/>
            <w:szCs w:val="24"/>
          </w:rPr>
          <w:delText>um diagrama de classe simples em que podemos observar que cada classe é representada por um retângulo com um ou mais compartimento</w:delText>
        </w:r>
      </w:del>
      <w:ins w:id="317" w:author="Humberto Dalpra" w:date="2020-12-05T16:46:00Z">
        <w:del w:id="318" w:author="Brauleyn Zofolli Nunes" w:date="2020-12-15T11:18:00Z">
          <w:r w:rsidR="0089585B" w:rsidRPr="00C97400" w:rsidDel="00712C6F">
            <w:rPr>
              <w:rFonts w:ascii="Arial" w:eastAsia="Arial" w:hAnsi="Arial" w:cs="Arial"/>
              <w:sz w:val="24"/>
              <w:szCs w:val="24"/>
            </w:rPr>
            <w:delText>s</w:delText>
          </w:r>
        </w:del>
      </w:ins>
      <w:del w:id="319" w:author="Brauleyn Zofolli Nunes" w:date="2020-12-15T11:18:00Z">
        <w:r w:rsidR="000F5B2F" w:rsidRPr="00C97400" w:rsidDel="00712C6F">
          <w:rPr>
            <w:rFonts w:ascii="Arial" w:eastAsia="Arial" w:hAnsi="Arial" w:cs="Arial"/>
            <w:sz w:val="24"/>
            <w:szCs w:val="24"/>
          </w:rPr>
          <w:delText>. Na parte superior do retângulo, temos o nome da classe que por convenção deve ser um substantivo, no singular e que descreva o conceito de negócio. No compartimento abaixo temos as informações referentes à classe, comumente chamada de atributos da classe. Um atributo deve ser descrito em uma linha informando a sua visibilidade dentro da classe (público, privado, protegido, etc.) seguido do seu nome, tipo (especificado após os dois pontos), multiplicidade (número</w:delText>
        </w:r>
        <w:r w:rsidR="000F5B2F" w:rsidDel="00712C6F">
          <w:rPr>
            <w:rFonts w:ascii="Arial" w:eastAsia="Arial" w:hAnsi="Arial" w:cs="Arial"/>
            <w:sz w:val="24"/>
            <w:szCs w:val="24"/>
          </w:rPr>
          <w:delText xml:space="preserve"> de ocorrências que podem conter no atributo) e um valor padrão para o atributo. A visibilidade, a multiplicidade e o valor </w:delText>
        </w:r>
        <w:r w:rsidR="000F5B2F" w:rsidRPr="00A96870" w:rsidDel="00712C6F">
          <w:rPr>
            <w:rFonts w:ascii="Arial" w:eastAsia="Arial" w:hAnsi="Arial" w:cs="Arial"/>
            <w:i/>
            <w:iCs/>
            <w:sz w:val="24"/>
            <w:szCs w:val="24"/>
            <w:rPrChange w:id="320" w:author="Humberto Dalpra" w:date="2020-12-05T16:48:00Z">
              <w:rPr>
                <w:rFonts w:ascii="Arial" w:eastAsia="Arial" w:hAnsi="Arial" w:cs="Arial"/>
                <w:sz w:val="24"/>
                <w:szCs w:val="24"/>
              </w:rPr>
            </w:rPrChange>
          </w:rPr>
          <w:delText>default</w:delText>
        </w:r>
        <w:r w:rsidR="000F5B2F" w:rsidDel="00712C6F">
          <w:rPr>
            <w:rFonts w:ascii="Arial" w:eastAsia="Arial" w:hAnsi="Arial" w:cs="Arial"/>
            <w:sz w:val="24"/>
            <w:szCs w:val="24"/>
          </w:rPr>
          <w:delText xml:space="preserve"> são opcionais e podem ser omitidos no diagrama (PEREIRA, 2011).</w:delText>
        </w:r>
      </w:del>
    </w:p>
    <w:p w14:paraId="01287C9D" w14:textId="2AE01386" w:rsidR="00334813" w:rsidRDefault="000F5B2F" w:rsidP="00C97400">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Um banco de dados é denominado como um conjunto de dados relacionados. Os dados são pequenos acontecimentos que são registrados e possuem um significado subentendido em um determinado contexto. Um banco de dados geralmente representa uma visão reduzida do mundo real. Essa visão pode ser denominada como mini mundo ou universo de discurso. Um exemplo prático seria a </w:t>
      </w:r>
      <w:r>
        <w:rPr>
          <w:rFonts w:ascii="Arial" w:eastAsia="Arial" w:hAnsi="Arial" w:cs="Arial"/>
          <w:sz w:val="24"/>
          <w:szCs w:val="24"/>
        </w:rPr>
        <w:lastRenderedPageBreak/>
        <w:t xml:space="preserve">relação de nomes, telefones e ligações em uma agenda de um celular. A reunião </w:t>
      </w:r>
      <w:r w:rsidR="00766D22">
        <w:rPr>
          <w:rFonts w:ascii="Arial" w:eastAsia="Arial" w:hAnsi="Arial" w:cs="Arial"/>
          <w:sz w:val="24"/>
          <w:szCs w:val="24"/>
        </w:rPr>
        <w:t>desses dados</w:t>
      </w:r>
      <w:r>
        <w:rPr>
          <w:rFonts w:ascii="Arial" w:eastAsia="Arial" w:hAnsi="Arial" w:cs="Arial"/>
          <w:sz w:val="24"/>
          <w:szCs w:val="24"/>
        </w:rPr>
        <w:t xml:space="preserve"> tem um significado implícito </w:t>
      </w:r>
      <w:del w:id="321" w:author="Humberto Dalpra" w:date="2020-12-05T16:49:00Z">
        <w:r w:rsidDel="00253E53">
          <w:rPr>
            <w:rFonts w:ascii="Arial" w:eastAsia="Arial" w:hAnsi="Arial" w:cs="Arial"/>
            <w:sz w:val="24"/>
            <w:szCs w:val="24"/>
          </w:rPr>
          <w:delText>e portanto</w:delText>
        </w:r>
      </w:del>
      <w:ins w:id="322" w:author="Humberto Dalpra" w:date="2020-12-05T16:49:00Z">
        <w:r w:rsidR="00253E53">
          <w:rPr>
            <w:rFonts w:ascii="Arial" w:eastAsia="Arial" w:hAnsi="Arial" w:cs="Arial"/>
            <w:sz w:val="24"/>
            <w:szCs w:val="24"/>
          </w:rPr>
          <w:t>e, portanto,</w:t>
        </w:r>
      </w:ins>
      <w:r>
        <w:rPr>
          <w:rFonts w:ascii="Arial" w:eastAsia="Arial" w:hAnsi="Arial" w:cs="Arial"/>
          <w:sz w:val="24"/>
          <w:szCs w:val="24"/>
        </w:rPr>
        <w:t xml:space="preserve"> é considerado um banco de dados</w:t>
      </w:r>
      <w:del w:id="323" w:author="Humberto Dalpra" w:date="2020-12-05T16:50:00Z">
        <w:r w:rsidDel="002752E7">
          <w:rPr>
            <w:rFonts w:ascii="Arial" w:eastAsia="Arial" w:hAnsi="Arial" w:cs="Arial"/>
            <w:sz w:val="24"/>
            <w:szCs w:val="24"/>
          </w:rPr>
          <w:delText>.</w:delText>
        </w:r>
      </w:del>
      <w:r>
        <w:rPr>
          <w:rFonts w:ascii="Arial" w:eastAsia="Arial" w:hAnsi="Arial" w:cs="Arial"/>
          <w:sz w:val="24"/>
          <w:szCs w:val="24"/>
        </w:rPr>
        <w:t xml:space="preserve"> (ELMASI;</w:t>
      </w:r>
      <w:r w:rsidR="00766D22">
        <w:rPr>
          <w:rFonts w:ascii="Arial" w:eastAsia="Arial" w:hAnsi="Arial" w:cs="Arial"/>
          <w:sz w:val="24"/>
          <w:szCs w:val="24"/>
        </w:rPr>
        <w:t xml:space="preserve"> </w:t>
      </w:r>
      <w:r>
        <w:rPr>
          <w:rFonts w:ascii="Arial" w:eastAsia="Arial" w:hAnsi="Arial" w:cs="Arial"/>
          <w:sz w:val="24"/>
          <w:szCs w:val="24"/>
        </w:rPr>
        <w:t>RAMEZ, 2005).</w:t>
      </w:r>
    </w:p>
    <w:p w14:paraId="09413279" w14:textId="15757DA2"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Um banco de dados é geralmente mantido e acessado por meio de um software denominado como Sistema Gerenciador de Banco de Dados (SGBD).  Muitas vezes o termo banco de dados é usado como sinônimo de SGDB. O modelo de dados </w:t>
      </w:r>
      <w:commentRangeStart w:id="324"/>
      <w:r>
        <w:rPr>
          <w:rFonts w:ascii="Arial" w:eastAsia="Arial" w:hAnsi="Arial" w:cs="Arial"/>
          <w:sz w:val="24"/>
          <w:szCs w:val="24"/>
        </w:rPr>
        <w:t xml:space="preserve">mais adotado na atualidade é o modelo </w:t>
      </w:r>
      <w:ins w:id="325" w:author="Brauleyn Zofolli Nunes" w:date="2020-12-15T11:19:00Z">
        <w:r w:rsidR="005B0C7C">
          <w:rPr>
            <w:rFonts w:ascii="Arial" w:eastAsia="Arial" w:hAnsi="Arial" w:cs="Arial"/>
            <w:sz w:val="24"/>
            <w:szCs w:val="24"/>
          </w:rPr>
          <w:t xml:space="preserve">não </w:t>
        </w:r>
      </w:ins>
      <w:r>
        <w:rPr>
          <w:rFonts w:ascii="Arial" w:eastAsia="Arial" w:hAnsi="Arial" w:cs="Arial"/>
          <w:sz w:val="24"/>
          <w:szCs w:val="24"/>
        </w:rPr>
        <w:t>relacional</w:t>
      </w:r>
      <w:commentRangeEnd w:id="324"/>
      <w:r w:rsidR="00590F70">
        <w:rPr>
          <w:rStyle w:val="CommentReference"/>
          <w:rFonts w:cs="Mangal"/>
        </w:rPr>
        <w:commentReference w:id="324"/>
      </w:r>
      <w:r>
        <w:rPr>
          <w:rFonts w:ascii="Arial" w:eastAsia="Arial" w:hAnsi="Arial" w:cs="Arial"/>
          <w:sz w:val="24"/>
          <w:szCs w:val="24"/>
        </w:rPr>
        <w:t xml:space="preserve">, onde as estruturas têm a forma de tabelas, constituídas por linhas e </w:t>
      </w:r>
      <w:r w:rsidR="00766D22">
        <w:rPr>
          <w:rFonts w:ascii="Arial" w:eastAsia="Arial" w:hAnsi="Arial" w:cs="Arial"/>
          <w:sz w:val="24"/>
          <w:szCs w:val="24"/>
        </w:rPr>
        <w:t>colunas (</w:t>
      </w:r>
      <w:r>
        <w:rPr>
          <w:rFonts w:ascii="Arial" w:eastAsia="Arial" w:hAnsi="Arial" w:cs="Arial"/>
          <w:sz w:val="24"/>
          <w:szCs w:val="24"/>
        </w:rPr>
        <w:t xml:space="preserve">DATE, 2003). </w:t>
      </w:r>
    </w:p>
    <w:p w14:paraId="2539F3DC" w14:textId="3DC2A31A"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Para a construção de um banco de dados para ser implementado em um SGBD, é precedido de algumas etapas para a concepção</w:t>
      </w:r>
      <w:del w:id="326" w:author="Humberto Dalpra" w:date="2020-12-05T16:55:00Z">
        <w:r w:rsidDel="00DB7EA1">
          <w:rPr>
            <w:rFonts w:ascii="Arial" w:eastAsia="Arial" w:hAnsi="Arial" w:cs="Arial"/>
            <w:sz w:val="24"/>
            <w:szCs w:val="24"/>
          </w:rPr>
          <w:delText xml:space="preserve"> do mesmo</w:delText>
        </w:r>
      </w:del>
      <w:r>
        <w:rPr>
          <w:rFonts w:ascii="Arial" w:eastAsia="Arial" w:hAnsi="Arial" w:cs="Arial"/>
          <w:sz w:val="24"/>
          <w:szCs w:val="24"/>
        </w:rPr>
        <w:t>. O conjunto dessas etapas é denominad</w:t>
      </w:r>
      <w:r w:rsidR="00BD4039">
        <w:rPr>
          <w:rFonts w:ascii="Arial" w:eastAsia="Arial" w:hAnsi="Arial" w:cs="Arial"/>
          <w:sz w:val="24"/>
          <w:szCs w:val="24"/>
        </w:rPr>
        <w:t>o</w:t>
      </w:r>
      <w:r>
        <w:rPr>
          <w:rFonts w:ascii="Arial" w:eastAsia="Arial" w:hAnsi="Arial" w:cs="Arial"/>
          <w:sz w:val="24"/>
          <w:szCs w:val="24"/>
        </w:rPr>
        <w:t xml:space="preserve"> de modelagem de dados. A modelagem de dados é um estudo das informações de uma determinada realidade, para o desenvolvimento de um modelo de representação e compreensão. Os modelos de dados são as definições formais de uma estrutura do banco. A modelagem de banco de dados possui dois níveis de abstração que são divididos</w:t>
      </w:r>
      <w:r w:rsidR="00CD4A1F">
        <w:rPr>
          <w:rFonts w:ascii="Arial" w:eastAsia="Arial" w:hAnsi="Arial" w:cs="Arial"/>
          <w:sz w:val="24"/>
          <w:szCs w:val="24"/>
        </w:rPr>
        <w:t xml:space="preserve"> entre</w:t>
      </w:r>
      <w:r>
        <w:rPr>
          <w:rFonts w:ascii="Arial" w:eastAsia="Arial" w:hAnsi="Arial" w:cs="Arial"/>
          <w:sz w:val="24"/>
          <w:szCs w:val="24"/>
        </w:rPr>
        <w:t xml:space="preserve"> o modelo conceitual e o modelo lógico. O modelo conceitual projeta o ambiente de determinada realidade, representando de forma global os dados e relacionamento</w:t>
      </w:r>
      <w:r w:rsidR="00731E09">
        <w:rPr>
          <w:rFonts w:ascii="Arial" w:eastAsia="Arial" w:hAnsi="Arial" w:cs="Arial"/>
          <w:sz w:val="24"/>
          <w:szCs w:val="24"/>
        </w:rPr>
        <w:t>s</w:t>
      </w:r>
      <w:r>
        <w:rPr>
          <w:rFonts w:ascii="Arial" w:eastAsia="Arial" w:hAnsi="Arial" w:cs="Arial"/>
          <w:sz w:val="24"/>
          <w:szCs w:val="24"/>
        </w:rPr>
        <w:t xml:space="preserve"> essenciais. É uma descrição em alto nível que tem como objetivo apontar o funcionamento de determinada organização. Partindo das descrições do modelo conceitual, há a construção do modelo lógico, que especifica as estruturas dos dados em nível de abstração, baseado no tipo de SGBD que será utilizado. (MACHADO; ABREU, 2004).</w:t>
      </w:r>
    </w:p>
    <w:p w14:paraId="3B4D067B" w14:textId="0E433C4E" w:rsidR="00334813" w:rsidDel="00054E9D" w:rsidRDefault="000F5B2F">
      <w:pPr>
        <w:pStyle w:val="LO-normal"/>
        <w:spacing w:after="0" w:line="360" w:lineRule="auto"/>
        <w:ind w:firstLine="1134"/>
        <w:jc w:val="both"/>
        <w:rPr>
          <w:del w:id="327" w:author="Brauleyn Zofolli Nunes" w:date="2020-12-15T11:24:00Z"/>
          <w:rFonts w:ascii="Arial" w:eastAsia="Arial" w:hAnsi="Arial" w:cs="Arial"/>
          <w:sz w:val="24"/>
          <w:szCs w:val="24"/>
        </w:rPr>
      </w:pPr>
      <w:r>
        <w:rPr>
          <w:rFonts w:ascii="Arial" w:eastAsia="Arial" w:hAnsi="Arial" w:cs="Arial"/>
          <w:sz w:val="24"/>
          <w:szCs w:val="24"/>
        </w:rPr>
        <w:t>A abstração do modelo conceitual citado acima é representad</w:t>
      </w:r>
      <w:r w:rsidR="009149E9">
        <w:rPr>
          <w:rFonts w:ascii="Arial" w:eastAsia="Arial" w:hAnsi="Arial" w:cs="Arial"/>
          <w:sz w:val="24"/>
          <w:szCs w:val="24"/>
        </w:rPr>
        <w:t>a</w:t>
      </w:r>
      <w:r>
        <w:rPr>
          <w:rFonts w:ascii="Arial" w:eastAsia="Arial" w:hAnsi="Arial" w:cs="Arial"/>
          <w:sz w:val="24"/>
          <w:szCs w:val="24"/>
        </w:rPr>
        <w:t xml:space="preserve"> através do modelo entidade-relacionamento (MER), que é a representação gráfica de determinado contexto. Ela é baseada na abordagem Entidade Relacional (ER), que foi desenvolvida por Peter Chen em 1976. O conceito fundamental da ER é o conceito de entidade. Um</w:t>
      </w:r>
      <w:r w:rsidR="009C540D">
        <w:rPr>
          <w:rFonts w:ascii="Arial" w:eastAsia="Arial" w:hAnsi="Arial" w:cs="Arial"/>
          <w:sz w:val="24"/>
          <w:szCs w:val="24"/>
        </w:rPr>
        <w:t>a</w:t>
      </w:r>
      <w:r>
        <w:rPr>
          <w:rFonts w:ascii="Arial" w:eastAsia="Arial" w:hAnsi="Arial" w:cs="Arial"/>
          <w:sz w:val="24"/>
          <w:szCs w:val="24"/>
        </w:rPr>
        <w:t xml:space="preserve"> entidade representa um conjunto de objetos da realidade que se deseja manter informações. Por exemplo, no contexto dos estágios curriculares, pode-se definir como entidades os alunos, estágios e empresas. Em um MER, uma entidade é representada em um retângulo com seu nome contido em seu interior</w:t>
      </w:r>
      <w:r w:rsidR="006614EF">
        <w:rPr>
          <w:rFonts w:ascii="Arial" w:eastAsia="Arial" w:hAnsi="Arial" w:cs="Arial"/>
          <w:sz w:val="24"/>
          <w:szCs w:val="24"/>
        </w:rPr>
        <w:t>, como é exempli</w:t>
      </w:r>
      <w:r w:rsidR="00F00CBE">
        <w:rPr>
          <w:rFonts w:ascii="Arial" w:eastAsia="Arial" w:hAnsi="Arial" w:cs="Arial"/>
          <w:sz w:val="24"/>
          <w:szCs w:val="24"/>
        </w:rPr>
        <w:t xml:space="preserve">ficada na </w:t>
      </w:r>
      <w:ins w:id="328" w:author="Brauleyn Zofolli Nunes" w:date="2020-12-15T11:27:00Z">
        <w:r w:rsidR="00531BDC">
          <w:rPr>
            <w:rFonts w:ascii="Arial" w:eastAsia="Arial" w:hAnsi="Arial" w:cs="Arial"/>
            <w:sz w:val="24"/>
            <w:szCs w:val="24"/>
          </w:rPr>
          <w:t>F</w:t>
        </w:r>
      </w:ins>
      <w:del w:id="329" w:author="Brauleyn Zofolli Nunes" w:date="2020-12-15T11:27:00Z">
        <w:r w:rsidR="00F00CBE" w:rsidDel="00531BDC">
          <w:rPr>
            <w:rFonts w:ascii="Arial" w:eastAsia="Arial" w:hAnsi="Arial" w:cs="Arial"/>
            <w:sz w:val="24"/>
            <w:szCs w:val="24"/>
          </w:rPr>
          <w:delText>f</w:delText>
        </w:r>
      </w:del>
      <w:r w:rsidR="00F00CBE">
        <w:rPr>
          <w:rFonts w:ascii="Arial" w:eastAsia="Arial" w:hAnsi="Arial" w:cs="Arial"/>
          <w:sz w:val="24"/>
          <w:szCs w:val="24"/>
        </w:rPr>
        <w:t xml:space="preserve">igura </w:t>
      </w:r>
      <w:ins w:id="330" w:author="Brauleyn Zofolli Nunes" w:date="2020-12-15T11:27:00Z">
        <w:r w:rsidR="00531BDC">
          <w:rPr>
            <w:rFonts w:ascii="Arial" w:eastAsia="Arial" w:hAnsi="Arial" w:cs="Arial"/>
            <w:sz w:val="24"/>
            <w:szCs w:val="24"/>
          </w:rPr>
          <w:t>2</w:t>
        </w:r>
      </w:ins>
      <w:del w:id="331" w:author="Brauleyn Zofolli Nunes" w:date="2020-12-15T11:20:00Z">
        <w:r w:rsidR="00F00CBE" w:rsidDel="007D7DFC">
          <w:rPr>
            <w:rFonts w:ascii="Arial" w:eastAsia="Arial" w:hAnsi="Arial" w:cs="Arial"/>
            <w:sz w:val="24"/>
            <w:szCs w:val="24"/>
          </w:rPr>
          <w:delText>4</w:delText>
        </w:r>
      </w:del>
      <w:r w:rsidR="00F00CBE">
        <w:rPr>
          <w:rFonts w:ascii="Arial" w:eastAsia="Arial" w:hAnsi="Arial" w:cs="Arial"/>
          <w:sz w:val="24"/>
          <w:szCs w:val="24"/>
        </w:rPr>
        <w:t>.</w:t>
      </w:r>
      <w:r>
        <w:rPr>
          <w:rFonts w:ascii="Arial" w:eastAsia="Arial" w:hAnsi="Arial" w:cs="Arial"/>
          <w:sz w:val="24"/>
          <w:szCs w:val="24"/>
        </w:rPr>
        <w:t xml:space="preserve"> </w:t>
      </w:r>
    </w:p>
    <w:p w14:paraId="14FE6212" w14:textId="77777777" w:rsidR="00334813" w:rsidRDefault="00334813">
      <w:pPr>
        <w:pStyle w:val="LO-normal"/>
        <w:spacing w:after="0" w:line="360" w:lineRule="auto"/>
        <w:ind w:firstLine="1134"/>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rsidDel="00054E9D" w14:paraId="22039DF0" w14:textId="682E58D6">
        <w:trPr>
          <w:del w:id="332" w:author="Brauleyn Zofolli Nunes" w:date="2020-12-15T11:24:00Z"/>
        </w:trPr>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6A1019B6" w14:textId="127430BF" w:rsidR="00D36B55" w:rsidRPr="00347F42" w:rsidDel="00054E9D" w:rsidRDefault="00D36B55" w:rsidP="00FB1186">
            <w:pPr>
              <w:pStyle w:val="Caption"/>
              <w:keepNext/>
              <w:jc w:val="both"/>
              <w:rPr>
                <w:del w:id="333" w:author="Brauleyn Zofolli Nunes" w:date="2020-12-15T11:24:00Z"/>
                <w:rFonts w:ascii="Arial" w:hAnsi="Arial"/>
                <w:i w:val="0"/>
                <w:iCs w:val="0"/>
              </w:rPr>
            </w:pPr>
            <w:del w:id="334" w:author="Brauleyn Zofolli Nunes" w:date="2020-12-15T11:24:00Z">
              <w:r w:rsidRPr="00347F42" w:rsidDel="00054E9D">
                <w:rPr>
                  <w:rFonts w:ascii="Arial" w:hAnsi="Arial"/>
                  <w:i w:val="0"/>
                  <w:iCs w:val="0"/>
                </w:rPr>
                <w:lastRenderedPageBreak/>
                <w:delText xml:space="preserve">Figura </w:delText>
              </w:r>
              <w:r w:rsidR="006E7EFC" w:rsidDel="00054E9D">
                <w:rPr>
                  <w:rFonts w:ascii="Arial" w:hAnsi="Arial"/>
                  <w:i w:val="0"/>
                  <w:iCs w:val="0"/>
                </w:rPr>
                <w:fldChar w:fldCharType="begin"/>
              </w:r>
              <w:r w:rsidR="006E7EFC" w:rsidDel="00054E9D">
                <w:rPr>
                  <w:rFonts w:ascii="Arial" w:hAnsi="Arial"/>
                  <w:i w:val="0"/>
                  <w:iCs w:val="0"/>
                </w:rPr>
                <w:delInstrText xml:space="preserve"> SEQ Figura \* ARABIC </w:delInstrText>
              </w:r>
              <w:r w:rsidR="006E7EFC" w:rsidDel="00054E9D">
                <w:rPr>
                  <w:rFonts w:ascii="Arial" w:hAnsi="Arial"/>
                  <w:i w:val="0"/>
                  <w:iCs w:val="0"/>
                </w:rPr>
                <w:fldChar w:fldCharType="separate"/>
              </w:r>
              <w:r w:rsidR="006E7EFC" w:rsidDel="00054E9D">
                <w:rPr>
                  <w:rFonts w:ascii="Arial" w:hAnsi="Arial"/>
                  <w:i w:val="0"/>
                  <w:iCs w:val="0"/>
                  <w:noProof/>
                </w:rPr>
                <w:delText>4</w:delText>
              </w:r>
              <w:r w:rsidR="006E7EFC" w:rsidDel="00054E9D">
                <w:rPr>
                  <w:rFonts w:ascii="Arial" w:hAnsi="Arial"/>
                  <w:i w:val="0"/>
                  <w:iCs w:val="0"/>
                </w:rPr>
                <w:fldChar w:fldCharType="end"/>
              </w:r>
              <w:r w:rsidRPr="00347F42" w:rsidDel="00054E9D">
                <w:rPr>
                  <w:rFonts w:ascii="Arial" w:hAnsi="Arial"/>
                  <w:i w:val="0"/>
                  <w:iCs w:val="0"/>
                </w:rPr>
                <w:delText xml:space="preserve"> - Representação Gráfica de Entidades</w:delText>
              </w:r>
            </w:del>
          </w:p>
          <w:p w14:paraId="1E1B16B5" w14:textId="30F4FF39" w:rsidR="00D36B55" w:rsidRPr="00347F42" w:rsidDel="00054E9D" w:rsidRDefault="000F5B2F" w:rsidP="00D36B55">
            <w:pPr>
              <w:pStyle w:val="LO-normal"/>
              <w:keepNext/>
              <w:widowControl w:val="0"/>
              <w:spacing w:after="0" w:line="240" w:lineRule="auto"/>
              <w:jc w:val="center"/>
              <w:rPr>
                <w:del w:id="335" w:author="Brauleyn Zofolli Nunes" w:date="2020-12-15T11:24:00Z"/>
                <w:rFonts w:ascii="Arial" w:hAnsi="Arial" w:cs="Arial"/>
              </w:rPr>
            </w:pPr>
            <w:del w:id="336" w:author="Brauleyn Zofolli Nunes" w:date="2020-12-15T11:24:00Z">
              <w:r w:rsidRPr="00347F42" w:rsidDel="00054E9D">
                <w:rPr>
                  <w:rFonts w:ascii="Arial" w:hAnsi="Arial" w:cs="Arial"/>
                  <w:noProof/>
                </w:rPr>
                <w:drawing>
                  <wp:inline distT="0" distB="0" distL="0" distR="0" wp14:anchorId="199D41C6" wp14:editId="15DB050D">
                    <wp:extent cx="3590925" cy="86305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noChangeArrowheads="1"/>
                            </pic:cNvPicPr>
                          </pic:nvPicPr>
                          <pic:blipFill>
                            <a:blip r:embed="rId19"/>
                            <a:stretch>
                              <a:fillRect/>
                            </a:stretch>
                          </pic:blipFill>
                          <pic:spPr bwMode="auto">
                            <a:xfrm>
                              <a:off x="0" y="0"/>
                              <a:ext cx="3648124" cy="876802"/>
                            </a:xfrm>
                            <a:prstGeom prst="rect">
                              <a:avLst/>
                            </a:prstGeom>
                          </pic:spPr>
                        </pic:pic>
                      </a:graphicData>
                    </a:graphic>
                  </wp:inline>
                </w:drawing>
              </w:r>
            </w:del>
          </w:p>
          <w:p w14:paraId="7E0507A7" w14:textId="1E7E23C1" w:rsidR="00334813" w:rsidDel="00054E9D" w:rsidRDefault="00347F42" w:rsidP="00FB1186">
            <w:pPr>
              <w:pStyle w:val="Caption"/>
              <w:jc w:val="both"/>
              <w:rPr>
                <w:del w:id="337" w:author="Brauleyn Zofolli Nunes" w:date="2020-12-15T11:24:00Z"/>
                <w:rFonts w:ascii="Arial" w:eastAsia="Arial" w:hAnsi="Arial"/>
              </w:rPr>
            </w:pPr>
            <w:del w:id="338" w:author="Brauleyn Zofolli Nunes" w:date="2020-12-15T11:24:00Z">
              <w:r w:rsidRPr="00347F42" w:rsidDel="00054E9D">
                <w:rPr>
                  <w:rFonts w:ascii="Arial" w:hAnsi="Arial"/>
                  <w:i w:val="0"/>
                  <w:iCs w:val="0"/>
                </w:rPr>
                <w:delText xml:space="preserve">Fonte: </w:delText>
              </w:r>
              <w:r w:rsidR="00D36B55" w:rsidRPr="00347F42" w:rsidDel="00054E9D">
                <w:rPr>
                  <w:rFonts w:ascii="Arial" w:hAnsi="Arial"/>
                  <w:i w:val="0"/>
                  <w:iCs w:val="0"/>
                </w:rPr>
                <w:delText>Produzido pelo autor.</w:delText>
              </w:r>
            </w:del>
          </w:p>
        </w:tc>
      </w:tr>
    </w:tbl>
    <w:p w14:paraId="137C50E9" w14:textId="12FA1A0F" w:rsidR="00334813" w:rsidDel="00054E9D" w:rsidRDefault="000F5B2F" w:rsidP="00837131">
      <w:pPr>
        <w:pStyle w:val="LO-normal"/>
        <w:spacing w:after="0" w:line="360" w:lineRule="auto"/>
        <w:ind w:firstLine="1134"/>
        <w:jc w:val="both"/>
        <w:rPr>
          <w:del w:id="339" w:author="Brauleyn Zofolli Nunes" w:date="2020-12-15T11:24:00Z"/>
          <w:rFonts w:ascii="Arial" w:eastAsia="Arial" w:hAnsi="Arial" w:cs="Arial"/>
          <w:sz w:val="24"/>
          <w:szCs w:val="24"/>
        </w:rPr>
      </w:pPr>
      <w:r>
        <w:rPr>
          <w:rFonts w:ascii="Arial" w:eastAsia="Arial" w:hAnsi="Arial" w:cs="Arial"/>
          <w:sz w:val="24"/>
          <w:szCs w:val="24"/>
        </w:rPr>
        <w:t>Em um</w:t>
      </w:r>
      <w:r w:rsidR="00F00CBE">
        <w:rPr>
          <w:rFonts w:ascii="Arial" w:eastAsia="Arial" w:hAnsi="Arial" w:cs="Arial"/>
          <w:sz w:val="24"/>
          <w:szCs w:val="24"/>
        </w:rPr>
        <w:t>a</w:t>
      </w:r>
      <w:r>
        <w:rPr>
          <w:rFonts w:ascii="Arial" w:eastAsia="Arial" w:hAnsi="Arial" w:cs="Arial"/>
          <w:sz w:val="24"/>
          <w:szCs w:val="24"/>
        </w:rPr>
        <w:t xml:space="preserve"> determinada entidade, ou objeto da realidade, há várias informações que são armazenadas no banco de dados. N</w:t>
      </w:r>
      <w:ins w:id="340" w:author="Brauleyn Zofolli Nunes" w:date="2020-12-15T13:42:00Z">
        <w:r w:rsidR="00E40A5D">
          <w:rPr>
            <w:rFonts w:ascii="Arial" w:eastAsia="Arial" w:hAnsi="Arial" w:cs="Arial"/>
            <w:sz w:val="24"/>
            <w:szCs w:val="24"/>
          </w:rPr>
          <w:t>a</w:t>
        </w:r>
      </w:ins>
      <w:del w:id="341" w:author="Brauleyn Zofolli Nunes" w:date="2020-12-15T11:27:00Z">
        <w:r w:rsidDel="00FE3E37">
          <w:rPr>
            <w:rFonts w:ascii="Arial" w:eastAsia="Arial" w:hAnsi="Arial" w:cs="Arial"/>
            <w:sz w:val="24"/>
            <w:szCs w:val="24"/>
          </w:rPr>
          <w:delText>o</w:delText>
        </w:r>
      </w:del>
      <w:r>
        <w:rPr>
          <w:rFonts w:ascii="Arial" w:eastAsia="Arial" w:hAnsi="Arial" w:cs="Arial"/>
          <w:sz w:val="24"/>
          <w:szCs w:val="24"/>
        </w:rPr>
        <w:t xml:space="preserve"> </w:t>
      </w:r>
      <w:del w:id="342" w:author="Brauleyn Zofolli Nunes" w:date="2020-12-15T11:23:00Z">
        <w:r w:rsidDel="00706399">
          <w:rPr>
            <w:rFonts w:ascii="Arial" w:eastAsia="Arial" w:hAnsi="Arial" w:cs="Arial"/>
            <w:sz w:val="24"/>
            <w:szCs w:val="24"/>
          </w:rPr>
          <w:delText xml:space="preserve">exemplo </w:delText>
        </w:r>
      </w:del>
      <w:ins w:id="343" w:author="Brauleyn Zofolli Nunes" w:date="2020-12-15T11:28:00Z">
        <w:r w:rsidR="00FE3E37">
          <w:rPr>
            <w:rFonts w:ascii="Arial" w:eastAsia="Arial" w:hAnsi="Arial" w:cs="Arial"/>
            <w:sz w:val="24"/>
            <w:szCs w:val="24"/>
          </w:rPr>
          <w:t>F</w:t>
        </w:r>
      </w:ins>
      <w:ins w:id="344" w:author="Brauleyn Zofolli Nunes" w:date="2020-12-15T11:23:00Z">
        <w:r w:rsidR="00706399">
          <w:rPr>
            <w:rFonts w:ascii="Arial" w:eastAsia="Arial" w:hAnsi="Arial" w:cs="Arial"/>
            <w:sz w:val="24"/>
            <w:szCs w:val="24"/>
          </w:rPr>
          <w:t xml:space="preserve">igura </w:t>
        </w:r>
      </w:ins>
      <w:ins w:id="345" w:author="Brauleyn Zofolli Nunes" w:date="2020-12-15T11:27:00Z">
        <w:r w:rsidR="00531BDC">
          <w:rPr>
            <w:rFonts w:ascii="Arial" w:eastAsia="Arial" w:hAnsi="Arial" w:cs="Arial"/>
            <w:sz w:val="24"/>
            <w:szCs w:val="24"/>
          </w:rPr>
          <w:t>2</w:t>
        </w:r>
      </w:ins>
      <w:ins w:id="346" w:author="Brauleyn Zofolli Nunes" w:date="2020-12-15T11:23:00Z">
        <w:r w:rsidR="00706399">
          <w:rPr>
            <w:rFonts w:ascii="Arial" w:eastAsia="Arial" w:hAnsi="Arial" w:cs="Arial"/>
            <w:sz w:val="24"/>
            <w:szCs w:val="24"/>
          </w:rPr>
          <w:t xml:space="preserve"> </w:t>
        </w:r>
      </w:ins>
      <w:r>
        <w:rPr>
          <w:rFonts w:ascii="Arial" w:eastAsia="Arial" w:hAnsi="Arial" w:cs="Arial"/>
          <w:sz w:val="24"/>
          <w:szCs w:val="24"/>
        </w:rPr>
        <w:t xml:space="preserve">abaixo citado poderíamos ter na entidade aluno, o seu nome, seu telefone e seu endereço. </w:t>
      </w:r>
      <w:del w:id="347" w:author="Humberto Dalpra" w:date="2020-12-05T16:58:00Z">
        <w:r w:rsidDel="00DB57CB">
          <w:rPr>
            <w:rFonts w:ascii="Arial" w:eastAsia="Arial" w:hAnsi="Arial" w:cs="Arial"/>
            <w:sz w:val="24"/>
            <w:szCs w:val="24"/>
          </w:rPr>
          <w:delText>A e</w:delText>
        </w:r>
      </w:del>
      <w:ins w:id="348" w:author="Humberto Dalpra" w:date="2020-12-05T16:58:00Z">
        <w:r w:rsidR="00DB57CB">
          <w:rPr>
            <w:rFonts w:ascii="Arial" w:eastAsia="Arial" w:hAnsi="Arial" w:cs="Arial"/>
            <w:sz w:val="24"/>
            <w:szCs w:val="24"/>
          </w:rPr>
          <w:t>E</w:t>
        </w:r>
      </w:ins>
      <w:r>
        <w:rPr>
          <w:rFonts w:ascii="Arial" w:eastAsia="Arial" w:hAnsi="Arial" w:cs="Arial"/>
          <w:sz w:val="24"/>
          <w:szCs w:val="24"/>
        </w:rPr>
        <w:t xml:space="preserve">ssas informações das entidades, </w:t>
      </w:r>
      <w:ins w:id="349" w:author="Humberto Dalpra" w:date="2020-12-05T16:58:00Z">
        <w:r w:rsidR="002D2B18">
          <w:rPr>
            <w:rFonts w:ascii="Arial" w:eastAsia="Arial" w:hAnsi="Arial" w:cs="Arial"/>
            <w:sz w:val="24"/>
            <w:szCs w:val="24"/>
          </w:rPr>
          <w:t>n</w:t>
        </w:r>
      </w:ins>
      <w:r>
        <w:rPr>
          <w:rFonts w:ascii="Arial" w:eastAsia="Arial" w:hAnsi="Arial" w:cs="Arial"/>
          <w:sz w:val="24"/>
          <w:szCs w:val="24"/>
        </w:rPr>
        <w:t>a notação MER</w:t>
      </w:r>
      <w:ins w:id="350" w:author="Humberto Dalpra" w:date="2020-12-05T16:58:00Z">
        <w:r w:rsidR="002D2B18">
          <w:rPr>
            <w:rFonts w:ascii="Arial" w:eastAsia="Arial" w:hAnsi="Arial" w:cs="Arial"/>
            <w:sz w:val="24"/>
            <w:szCs w:val="24"/>
          </w:rPr>
          <w:t>,</w:t>
        </w:r>
      </w:ins>
      <w:r>
        <w:rPr>
          <w:rFonts w:ascii="Arial" w:eastAsia="Arial" w:hAnsi="Arial" w:cs="Arial"/>
          <w:sz w:val="24"/>
          <w:szCs w:val="24"/>
        </w:rPr>
        <w:t xml:space="preserve"> denomina</w:t>
      </w:r>
      <w:ins w:id="351" w:author="Humberto Dalpra" w:date="2020-12-05T16:58:00Z">
        <w:r w:rsidR="002D2B18">
          <w:rPr>
            <w:rFonts w:ascii="Arial" w:eastAsia="Arial" w:hAnsi="Arial" w:cs="Arial"/>
            <w:sz w:val="24"/>
            <w:szCs w:val="24"/>
          </w:rPr>
          <w:t>-</w:t>
        </w:r>
      </w:ins>
      <w:ins w:id="352" w:author="Humberto Dalpra" w:date="2020-12-05T16:59:00Z">
        <w:r w:rsidR="002D2B18">
          <w:rPr>
            <w:rFonts w:ascii="Arial" w:eastAsia="Arial" w:hAnsi="Arial" w:cs="Arial"/>
            <w:sz w:val="24"/>
            <w:szCs w:val="24"/>
          </w:rPr>
          <w:t>se</w:t>
        </w:r>
      </w:ins>
      <w:r>
        <w:rPr>
          <w:rFonts w:ascii="Arial" w:eastAsia="Arial" w:hAnsi="Arial" w:cs="Arial"/>
          <w:sz w:val="24"/>
          <w:szCs w:val="24"/>
        </w:rPr>
        <w:t xml:space="preserve"> como atributos. </w:t>
      </w:r>
    </w:p>
    <w:p w14:paraId="2338AC2D" w14:textId="274239F9" w:rsidR="00334813" w:rsidDel="00054E9D" w:rsidRDefault="00334813" w:rsidP="00837131">
      <w:pPr>
        <w:pStyle w:val="LO-normal"/>
        <w:spacing w:after="0" w:line="360" w:lineRule="auto"/>
        <w:ind w:firstLine="1134"/>
        <w:jc w:val="both"/>
        <w:rPr>
          <w:del w:id="353" w:author="Brauleyn Zofolli Nunes" w:date="2020-12-15T11:24:00Z"/>
          <w:rFonts w:ascii="Arial" w:eastAsia="Arial" w:hAnsi="Arial" w:cs="Arial"/>
          <w:sz w:val="24"/>
          <w:szCs w:val="24"/>
        </w:rPr>
      </w:pPr>
    </w:p>
    <w:p w14:paraId="5031F04C" w14:textId="32B6C4EC" w:rsidR="00334813" w:rsidDel="00054E9D" w:rsidRDefault="00334813" w:rsidP="00837131">
      <w:pPr>
        <w:pStyle w:val="LO-normal"/>
        <w:spacing w:after="0" w:line="360" w:lineRule="auto"/>
        <w:ind w:firstLine="1134"/>
        <w:jc w:val="both"/>
        <w:rPr>
          <w:del w:id="354" w:author="Brauleyn Zofolli Nunes" w:date="2020-12-15T11:24:00Z"/>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rsidDel="00054E9D" w14:paraId="701DB4EE" w14:textId="1F276209">
        <w:trPr>
          <w:del w:id="355" w:author="Brauleyn Zofolli Nunes" w:date="2020-12-15T11:24:00Z"/>
        </w:trPr>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29663E3C" w14:textId="1A198262" w:rsidR="00A10AFC" w:rsidRPr="00346941" w:rsidDel="00054E9D" w:rsidRDefault="00A10AFC">
            <w:pPr>
              <w:pStyle w:val="LO-normal"/>
              <w:spacing w:after="0" w:line="360" w:lineRule="auto"/>
              <w:ind w:firstLine="1134"/>
              <w:jc w:val="both"/>
              <w:rPr>
                <w:del w:id="356" w:author="Brauleyn Zofolli Nunes" w:date="2020-12-15T11:24:00Z"/>
                <w:rFonts w:ascii="Arial" w:hAnsi="Arial"/>
              </w:rPr>
              <w:pPrChange w:id="357" w:author="Brauleyn Zofolli Nunes" w:date="2020-12-15T11:24:00Z">
                <w:pPr>
                  <w:pStyle w:val="Caption"/>
                  <w:keepNext/>
                  <w:jc w:val="both"/>
                </w:pPr>
              </w:pPrChange>
            </w:pPr>
            <w:del w:id="358" w:author="Brauleyn Zofolli Nunes" w:date="2020-12-15T11:24:00Z">
              <w:r w:rsidRPr="00346941" w:rsidDel="00054E9D">
                <w:rPr>
                  <w:rFonts w:ascii="Arial" w:hAnsi="Arial"/>
                </w:rPr>
                <w:delText xml:space="preserve">Figura </w:delText>
              </w:r>
              <w:r w:rsidR="006E7EFC" w:rsidDel="00054E9D">
                <w:rPr>
                  <w:rFonts w:ascii="Arial" w:hAnsi="Arial"/>
                  <w:i/>
                  <w:iCs/>
                </w:rPr>
                <w:fldChar w:fldCharType="begin"/>
              </w:r>
              <w:r w:rsidR="006E7EFC" w:rsidDel="00054E9D">
                <w:rPr>
                  <w:rFonts w:ascii="Arial" w:hAnsi="Arial"/>
                </w:rPr>
                <w:delInstrText xml:space="preserve"> SEQ Figura \* ARABIC </w:delInstrText>
              </w:r>
              <w:r w:rsidR="006E7EFC" w:rsidDel="00054E9D">
                <w:rPr>
                  <w:rFonts w:ascii="Arial" w:hAnsi="Arial"/>
                  <w:i/>
                  <w:iCs/>
                </w:rPr>
                <w:fldChar w:fldCharType="separate"/>
              </w:r>
              <w:r w:rsidR="006E7EFC" w:rsidDel="00054E9D">
                <w:rPr>
                  <w:rFonts w:ascii="Arial" w:hAnsi="Arial"/>
                  <w:noProof/>
                </w:rPr>
                <w:delText>5</w:delText>
              </w:r>
              <w:r w:rsidR="006E7EFC" w:rsidDel="00054E9D">
                <w:rPr>
                  <w:rFonts w:ascii="Arial" w:hAnsi="Arial"/>
                  <w:i/>
                  <w:iCs/>
                </w:rPr>
                <w:fldChar w:fldCharType="end"/>
              </w:r>
              <w:r w:rsidRPr="00346941" w:rsidDel="00054E9D">
                <w:rPr>
                  <w:rFonts w:ascii="Arial" w:hAnsi="Arial"/>
                </w:rPr>
                <w:delText xml:space="preserve"> - Representação gráfica de uma entidade e seus atributos.</w:delText>
              </w:r>
            </w:del>
          </w:p>
          <w:p w14:paraId="648FF5DD" w14:textId="0C009E55" w:rsidR="00A10AFC" w:rsidRPr="00346941" w:rsidDel="00054E9D" w:rsidRDefault="000F5B2F">
            <w:pPr>
              <w:pStyle w:val="LO-normal"/>
              <w:spacing w:after="0" w:line="360" w:lineRule="auto"/>
              <w:ind w:firstLine="1134"/>
              <w:jc w:val="both"/>
              <w:rPr>
                <w:del w:id="359" w:author="Brauleyn Zofolli Nunes" w:date="2020-12-15T11:24:00Z"/>
                <w:rFonts w:ascii="Arial" w:hAnsi="Arial" w:cs="Arial"/>
              </w:rPr>
              <w:pPrChange w:id="360" w:author="Brauleyn Zofolli Nunes" w:date="2020-12-15T11:24:00Z">
                <w:pPr>
                  <w:pStyle w:val="LO-normal"/>
                  <w:keepNext/>
                  <w:widowControl w:val="0"/>
                  <w:spacing w:after="0" w:line="240" w:lineRule="auto"/>
                  <w:jc w:val="center"/>
                </w:pPr>
              </w:pPrChange>
            </w:pPr>
            <w:del w:id="361" w:author="Brauleyn Zofolli Nunes" w:date="2020-12-15T11:24:00Z">
              <w:r w:rsidRPr="00346941" w:rsidDel="00054E9D">
                <w:rPr>
                  <w:rFonts w:ascii="Arial" w:hAnsi="Arial" w:cs="Arial"/>
                  <w:noProof/>
                </w:rPr>
                <w:drawing>
                  <wp:inline distT="0" distB="0" distL="0" distR="0" wp14:anchorId="7BE1477B" wp14:editId="2B050DC0">
                    <wp:extent cx="1704975" cy="1149685"/>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20"/>
                            <a:stretch>
                              <a:fillRect/>
                            </a:stretch>
                          </pic:blipFill>
                          <pic:spPr bwMode="auto">
                            <a:xfrm>
                              <a:off x="0" y="0"/>
                              <a:ext cx="1722773" cy="1161686"/>
                            </a:xfrm>
                            <a:prstGeom prst="rect">
                              <a:avLst/>
                            </a:prstGeom>
                          </pic:spPr>
                        </pic:pic>
                      </a:graphicData>
                    </a:graphic>
                  </wp:inline>
                </w:drawing>
              </w:r>
            </w:del>
          </w:p>
          <w:p w14:paraId="26DC650F" w14:textId="28AD65CE" w:rsidR="00334813" w:rsidDel="00054E9D" w:rsidRDefault="00A10AFC">
            <w:pPr>
              <w:pStyle w:val="LO-normal"/>
              <w:spacing w:after="0" w:line="360" w:lineRule="auto"/>
              <w:ind w:firstLine="1134"/>
              <w:jc w:val="both"/>
              <w:rPr>
                <w:del w:id="362" w:author="Brauleyn Zofolli Nunes" w:date="2020-12-15T11:24:00Z"/>
                <w:rFonts w:ascii="Arial" w:eastAsia="Arial" w:hAnsi="Arial"/>
              </w:rPr>
              <w:pPrChange w:id="363" w:author="Brauleyn Zofolli Nunes" w:date="2020-12-15T11:24:00Z">
                <w:pPr>
                  <w:pStyle w:val="Caption"/>
                  <w:jc w:val="both"/>
                </w:pPr>
              </w:pPrChange>
            </w:pPr>
            <w:del w:id="364" w:author="Brauleyn Zofolli Nunes" w:date="2020-12-15T11:24:00Z">
              <w:r w:rsidRPr="00346941" w:rsidDel="00054E9D">
                <w:rPr>
                  <w:rFonts w:ascii="Arial" w:hAnsi="Arial"/>
                </w:rPr>
                <w:delText>Fonte: Produzido pe</w:delText>
              </w:r>
              <w:r w:rsidR="00390BB5" w:rsidRPr="00346941" w:rsidDel="00054E9D">
                <w:rPr>
                  <w:rFonts w:ascii="Arial" w:hAnsi="Arial"/>
                </w:rPr>
                <w:delText>l</w:delText>
              </w:r>
              <w:r w:rsidRPr="00346941" w:rsidDel="00054E9D">
                <w:rPr>
                  <w:rFonts w:ascii="Arial" w:hAnsi="Arial"/>
                </w:rPr>
                <w:delText>o autor do artigo.</w:delText>
              </w:r>
            </w:del>
          </w:p>
        </w:tc>
      </w:tr>
    </w:tbl>
    <w:p w14:paraId="1080E0D8" w14:textId="577EE5D0" w:rsidR="00334813" w:rsidDel="00F86FF0" w:rsidRDefault="000F5B2F" w:rsidP="00837131">
      <w:pPr>
        <w:pStyle w:val="LO-normal"/>
        <w:spacing w:after="0" w:line="360" w:lineRule="auto"/>
        <w:ind w:firstLine="1134"/>
        <w:jc w:val="both"/>
        <w:rPr>
          <w:del w:id="365" w:author="Brauleyn Zofolli Nunes" w:date="2020-12-15T11:05:00Z"/>
          <w:rFonts w:ascii="Arial" w:eastAsia="Arial" w:hAnsi="Arial" w:cs="Arial"/>
          <w:sz w:val="24"/>
          <w:szCs w:val="24"/>
        </w:rPr>
      </w:pPr>
      <w:r>
        <w:rPr>
          <w:rFonts w:ascii="Arial" w:eastAsia="Arial" w:hAnsi="Arial" w:cs="Arial"/>
          <w:sz w:val="24"/>
          <w:szCs w:val="24"/>
        </w:rPr>
        <w:t xml:space="preserve">Toda entidade obrigatoriamente deve possuir um identificador. O identificador é composto por um ou vários atributos que </w:t>
      </w:r>
      <w:r w:rsidR="00E66D9F">
        <w:rPr>
          <w:rFonts w:ascii="Arial" w:eastAsia="Arial" w:hAnsi="Arial" w:cs="Arial"/>
          <w:sz w:val="24"/>
          <w:szCs w:val="24"/>
        </w:rPr>
        <w:t>têm</w:t>
      </w:r>
      <w:r>
        <w:rPr>
          <w:rFonts w:ascii="Arial" w:eastAsia="Arial" w:hAnsi="Arial" w:cs="Arial"/>
          <w:sz w:val="24"/>
          <w:szCs w:val="24"/>
        </w:rPr>
        <w:t xml:space="preserve"> como objetivo individualizar cada elemento da entidade. No exemplo</w:t>
      </w:r>
      <w:ins w:id="366" w:author="Brauleyn Zofolli Nunes" w:date="2020-12-15T11:23:00Z">
        <w:r w:rsidR="0000087C">
          <w:rPr>
            <w:rFonts w:ascii="Arial" w:eastAsia="Arial" w:hAnsi="Arial" w:cs="Arial"/>
            <w:sz w:val="24"/>
            <w:szCs w:val="24"/>
          </w:rPr>
          <w:t xml:space="preserve"> da Figura </w:t>
        </w:r>
      </w:ins>
      <w:ins w:id="367" w:author="Brauleyn Zofolli Nunes" w:date="2020-12-15T11:27:00Z">
        <w:r w:rsidR="00531BDC">
          <w:rPr>
            <w:rFonts w:ascii="Arial" w:eastAsia="Arial" w:hAnsi="Arial" w:cs="Arial"/>
            <w:sz w:val="24"/>
            <w:szCs w:val="24"/>
          </w:rPr>
          <w:t>2</w:t>
        </w:r>
      </w:ins>
      <w:del w:id="368" w:author="Brauleyn Zofolli Nunes" w:date="2020-12-15T11:23:00Z">
        <w:r w:rsidDel="00054E9D">
          <w:rPr>
            <w:rFonts w:ascii="Arial" w:eastAsia="Arial" w:hAnsi="Arial" w:cs="Arial"/>
            <w:sz w:val="24"/>
            <w:szCs w:val="24"/>
          </w:rPr>
          <w:delText xml:space="preserve"> acima citado</w:delText>
        </w:r>
      </w:del>
      <w:r>
        <w:rPr>
          <w:rFonts w:ascii="Arial" w:eastAsia="Arial" w:hAnsi="Arial" w:cs="Arial"/>
          <w:sz w:val="24"/>
          <w:szCs w:val="24"/>
        </w:rPr>
        <w:t xml:space="preserve">, um atributo identificador poderia ser a matrícula de </w:t>
      </w:r>
      <w:r w:rsidR="00E66D9F">
        <w:rPr>
          <w:rFonts w:ascii="Arial" w:eastAsia="Arial" w:hAnsi="Arial" w:cs="Arial"/>
          <w:sz w:val="24"/>
          <w:szCs w:val="24"/>
        </w:rPr>
        <w:t>um aluno</w:t>
      </w:r>
      <w:r>
        <w:rPr>
          <w:rFonts w:ascii="Arial" w:eastAsia="Arial" w:hAnsi="Arial" w:cs="Arial"/>
          <w:sz w:val="24"/>
          <w:szCs w:val="24"/>
        </w:rPr>
        <w:t>, que o identifica individualmente. Na representação gráfica do MER, o identificador é mostrado como um círculo preenchido em cor preto</w:t>
      </w:r>
      <w:del w:id="369" w:author="Humberto Dalpra" w:date="2020-12-05T17:11:00Z">
        <w:r w:rsidDel="007470EA">
          <w:rPr>
            <w:rFonts w:ascii="Arial" w:eastAsia="Arial" w:hAnsi="Arial" w:cs="Arial"/>
            <w:sz w:val="24"/>
            <w:szCs w:val="24"/>
          </w:rPr>
          <w:delText>,</w:delText>
        </w:r>
      </w:del>
      <w:r>
        <w:rPr>
          <w:rFonts w:ascii="Arial" w:eastAsia="Arial" w:hAnsi="Arial" w:cs="Arial"/>
          <w:sz w:val="24"/>
          <w:szCs w:val="24"/>
        </w:rPr>
        <w:t xml:space="preserve"> e os outros atributos com o círculo sem preenchimento.</w:t>
      </w:r>
    </w:p>
    <w:p w14:paraId="3B3E6761" w14:textId="7DB769B6" w:rsidR="00334813" w:rsidDel="00F86FF0" w:rsidRDefault="00334813" w:rsidP="00837131">
      <w:pPr>
        <w:pStyle w:val="LO-normal"/>
        <w:spacing w:after="0" w:line="360" w:lineRule="auto"/>
        <w:ind w:firstLine="1134"/>
        <w:jc w:val="both"/>
        <w:rPr>
          <w:del w:id="370" w:author="Brauleyn Zofolli Nunes" w:date="2020-12-15T11:05:00Z"/>
          <w:rFonts w:ascii="Arial" w:eastAsia="Arial" w:hAnsi="Arial" w:cs="Arial"/>
          <w:sz w:val="24"/>
          <w:szCs w:val="24"/>
        </w:rPr>
      </w:pPr>
    </w:p>
    <w:p w14:paraId="6410D4D2" w14:textId="77777777" w:rsidR="00334813" w:rsidRDefault="00334813" w:rsidP="00C97400">
      <w:pPr>
        <w:pStyle w:val="LO-normal"/>
        <w:spacing w:after="0" w:line="360" w:lineRule="auto"/>
        <w:ind w:firstLine="1134"/>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14:paraId="38D858BD"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3795A494" w14:textId="3BB5B3C2" w:rsidR="00390BB5" w:rsidRPr="00346941" w:rsidRDefault="00390BB5" w:rsidP="00FB1186">
            <w:pPr>
              <w:pStyle w:val="Caption"/>
              <w:keepNext/>
              <w:jc w:val="both"/>
              <w:rPr>
                <w:rFonts w:ascii="Arial" w:hAnsi="Arial"/>
                <w:i w:val="0"/>
                <w:iCs w:val="0"/>
              </w:rPr>
            </w:pPr>
            <w:r w:rsidRPr="00346941">
              <w:rPr>
                <w:rFonts w:ascii="Arial" w:hAnsi="Arial"/>
                <w:i w:val="0"/>
                <w:iCs w:val="0"/>
              </w:rPr>
              <w:lastRenderedPageBreak/>
              <w:t xml:space="preserve">Figura </w:t>
            </w:r>
            <w:ins w:id="371" w:author="Brauleyn Zofolli Nunes" w:date="2020-12-15T11:25:00Z">
              <w:r w:rsidR="00054E9D">
                <w:rPr>
                  <w:rFonts w:ascii="Arial" w:hAnsi="Arial"/>
                  <w:i w:val="0"/>
                  <w:iCs w:val="0"/>
                </w:rPr>
                <w:t>2</w:t>
              </w:r>
            </w:ins>
            <w:del w:id="372" w:author="Brauleyn Zofolli Nunes" w:date="2020-12-15T11:25:00Z">
              <w:r w:rsidR="006E7EFC" w:rsidDel="00054E9D">
                <w:rPr>
                  <w:rFonts w:ascii="Arial" w:hAnsi="Arial"/>
                  <w:i w:val="0"/>
                  <w:iCs w:val="0"/>
                </w:rPr>
                <w:fldChar w:fldCharType="begin"/>
              </w:r>
              <w:r w:rsidR="006E7EFC" w:rsidDel="00054E9D">
                <w:rPr>
                  <w:rFonts w:ascii="Arial" w:hAnsi="Arial"/>
                  <w:i w:val="0"/>
                  <w:iCs w:val="0"/>
                </w:rPr>
                <w:delInstrText xml:space="preserve"> SEQ Figura \* ARABIC </w:delInstrText>
              </w:r>
              <w:r w:rsidR="006E7EFC" w:rsidDel="00054E9D">
                <w:rPr>
                  <w:rFonts w:ascii="Arial" w:hAnsi="Arial"/>
                  <w:i w:val="0"/>
                  <w:iCs w:val="0"/>
                </w:rPr>
                <w:fldChar w:fldCharType="separate"/>
              </w:r>
              <w:r w:rsidR="006E7EFC" w:rsidDel="00054E9D">
                <w:rPr>
                  <w:rFonts w:ascii="Arial" w:hAnsi="Arial"/>
                  <w:i w:val="0"/>
                  <w:iCs w:val="0"/>
                  <w:noProof/>
                </w:rPr>
                <w:delText>6</w:delText>
              </w:r>
              <w:r w:rsidR="006E7EFC" w:rsidDel="00054E9D">
                <w:rPr>
                  <w:rFonts w:ascii="Arial" w:hAnsi="Arial"/>
                  <w:i w:val="0"/>
                  <w:iCs w:val="0"/>
                </w:rPr>
                <w:fldChar w:fldCharType="end"/>
              </w:r>
            </w:del>
            <w:r w:rsidRPr="00346941">
              <w:rPr>
                <w:rFonts w:ascii="Arial" w:hAnsi="Arial"/>
                <w:i w:val="0"/>
                <w:iCs w:val="0"/>
              </w:rPr>
              <w:t xml:space="preserve"> </w:t>
            </w:r>
            <w:del w:id="373" w:author="Brauleyn Zofolli Nunes" w:date="2020-12-15T13:43:00Z">
              <w:r w:rsidRPr="00346941" w:rsidDel="00561415">
                <w:rPr>
                  <w:rFonts w:ascii="Arial" w:hAnsi="Arial"/>
                  <w:i w:val="0"/>
                  <w:iCs w:val="0"/>
                </w:rPr>
                <w:delText>-</w:delText>
              </w:r>
            </w:del>
            <w:ins w:id="374" w:author="Brauleyn Zofolli Nunes" w:date="2020-12-15T13:43:00Z">
              <w:r w:rsidR="00561415">
                <w:rPr>
                  <w:rFonts w:ascii="Arial" w:hAnsi="Arial"/>
                  <w:i w:val="0"/>
                  <w:iCs w:val="0"/>
                </w:rPr>
                <w:t>–</w:t>
              </w:r>
            </w:ins>
            <w:r w:rsidRPr="00346941">
              <w:rPr>
                <w:rFonts w:ascii="Arial" w:hAnsi="Arial"/>
                <w:i w:val="0"/>
                <w:iCs w:val="0"/>
              </w:rPr>
              <w:t xml:space="preserve"> Representação gráfica de uma entidade e seu identificador</w:t>
            </w:r>
            <w:ins w:id="375" w:author="Brauleyn Zofolli Nunes" w:date="2020-12-15T13:43:00Z">
              <w:r w:rsidR="00561415">
                <w:rPr>
                  <w:rFonts w:ascii="Arial" w:hAnsi="Arial"/>
                  <w:i w:val="0"/>
                  <w:iCs w:val="0"/>
                </w:rPr>
                <w:t xml:space="preserve"> e atributos</w:t>
              </w:r>
            </w:ins>
            <w:r w:rsidRPr="00346941">
              <w:rPr>
                <w:rFonts w:ascii="Arial" w:hAnsi="Arial"/>
                <w:i w:val="0"/>
                <w:iCs w:val="0"/>
              </w:rPr>
              <w:t>.</w:t>
            </w:r>
          </w:p>
          <w:p w14:paraId="4E066CE1" w14:textId="77777777" w:rsidR="00390BB5" w:rsidRPr="00346941" w:rsidRDefault="000F5B2F" w:rsidP="00390BB5">
            <w:pPr>
              <w:pStyle w:val="LO-normal"/>
              <w:keepNext/>
              <w:widowControl w:val="0"/>
              <w:spacing w:after="0" w:line="240" w:lineRule="auto"/>
              <w:jc w:val="center"/>
              <w:rPr>
                <w:rFonts w:ascii="Arial" w:hAnsi="Arial" w:cs="Arial"/>
              </w:rPr>
            </w:pPr>
            <w:r w:rsidRPr="00346941">
              <w:rPr>
                <w:rFonts w:ascii="Arial" w:hAnsi="Arial" w:cs="Arial"/>
                <w:noProof/>
              </w:rPr>
              <w:drawing>
                <wp:inline distT="0" distB="0" distL="0" distR="0" wp14:anchorId="2B25EEA6" wp14:editId="5AB53FCD">
                  <wp:extent cx="1631950" cy="1320741"/>
                  <wp:effectExtent l="0" t="0" r="635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noChangeArrowheads="1"/>
                          </pic:cNvPicPr>
                        </pic:nvPicPr>
                        <pic:blipFill>
                          <a:blip r:embed="rId21"/>
                          <a:stretch>
                            <a:fillRect/>
                          </a:stretch>
                        </pic:blipFill>
                        <pic:spPr bwMode="auto">
                          <a:xfrm>
                            <a:off x="0" y="0"/>
                            <a:ext cx="1701738" cy="1377221"/>
                          </a:xfrm>
                          <a:prstGeom prst="rect">
                            <a:avLst/>
                          </a:prstGeom>
                        </pic:spPr>
                      </pic:pic>
                    </a:graphicData>
                  </a:graphic>
                </wp:inline>
              </w:drawing>
            </w:r>
          </w:p>
          <w:p w14:paraId="74C15B4C" w14:textId="78346A0C" w:rsidR="00334813" w:rsidRDefault="00BF06A6" w:rsidP="00FB1186">
            <w:pPr>
              <w:pStyle w:val="Caption"/>
              <w:jc w:val="both"/>
              <w:rPr>
                <w:rFonts w:ascii="Arial" w:eastAsia="Arial" w:hAnsi="Arial"/>
              </w:rPr>
            </w:pPr>
            <w:r w:rsidRPr="00346941">
              <w:rPr>
                <w:rFonts w:ascii="Arial" w:hAnsi="Arial"/>
                <w:i w:val="0"/>
                <w:iCs w:val="0"/>
              </w:rPr>
              <w:t xml:space="preserve">Fonte: </w:t>
            </w:r>
            <w:r w:rsidR="00390BB5" w:rsidRPr="00346941">
              <w:rPr>
                <w:rFonts w:ascii="Arial" w:hAnsi="Arial"/>
                <w:i w:val="0"/>
                <w:iCs w:val="0"/>
              </w:rPr>
              <w:t>Produzido pelo autor do artigo.</w:t>
            </w:r>
          </w:p>
        </w:tc>
      </w:tr>
    </w:tbl>
    <w:p w14:paraId="61E3464D" w14:textId="4C089625"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Outro conceito importante na abordagem entidade-relacionamento</w:t>
      </w:r>
      <w:del w:id="376" w:author="Humberto Dalpra" w:date="2020-12-05T17:11:00Z">
        <w:r w:rsidDel="004202C8">
          <w:rPr>
            <w:rFonts w:ascii="Arial" w:eastAsia="Arial" w:hAnsi="Arial" w:cs="Arial"/>
            <w:sz w:val="24"/>
            <w:szCs w:val="24"/>
          </w:rPr>
          <w:delText>,</w:delText>
        </w:r>
      </w:del>
      <w:r>
        <w:rPr>
          <w:rFonts w:ascii="Arial" w:eastAsia="Arial" w:hAnsi="Arial" w:cs="Arial"/>
          <w:sz w:val="24"/>
          <w:szCs w:val="24"/>
        </w:rPr>
        <w:t xml:space="preserve"> é o do relacionamento. Um relacionamento é um conjunto de associações entre as entidades. É um fato ou acontecimento que liga dois elementos existentes no mundo real. Um relacionamento representado graficamente em um MER com o uso de um verbo inserido em um losango que é interligado a duas ou mais entidades. No exemplo abaixo citado temos o relacionamento entre o aluno e o estágio</w:t>
      </w:r>
      <w:del w:id="377" w:author="Humberto Dalpra" w:date="2020-12-05T17:12:00Z">
        <w:r w:rsidDel="00767D87">
          <w:rPr>
            <w:rFonts w:ascii="Arial" w:eastAsia="Arial" w:hAnsi="Arial" w:cs="Arial"/>
            <w:sz w:val="24"/>
            <w:szCs w:val="24"/>
          </w:rPr>
          <w:delText>. Q</w:delText>
        </w:r>
      </w:del>
      <w:ins w:id="378" w:author="Humberto Dalpra" w:date="2020-12-05T17:12:00Z">
        <w:r w:rsidR="00767D87">
          <w:rPr>
            <w:rFonts w:ascii="Arial" w:eastAsia="Arial" w:hAnsi="Arial" w:cs="Arial"/>
            <w:sz w:val="24"/>
            <w:szCs w:val="24"/>
          </w:rPr>
          <w:t>, q</w:t>
        </w:r>
      </w:ins>
      <w:r>
        <w:rPr>
          <w:rFonts w:ascii="Arial" w:eastAsia="Arial" w:hAnsi="Arial" w:cs="Arial"/>
          <w:sz w:val="24"/>
          <w:szCs w:val="24"/>
        </w:rPr>
        <w:t>ue é interpretado da seguinte forma: o aluno faz estágio e o estágio é feito por aluno.</w:t>
      </w:r>
    </w:p>
    <w:p w14:paraId="670CE37E" w14:textId="77777777" w:rsidR="00334813" w:rsidRDefault="00334813">
      <w:pPr>
        <w:pStyle w:val="LO-normal"/>
        <w:spacing w:after="0" w:line="360" w:lineRule="auto"/>
        <w:ind w:firstLine="1134"/>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14:paraId="78E57761"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2069C342" w14:textId="35AF0A04" w:rsidR="004E0634" w:rsidRPr="00346941" w:rsidRDefault="005D2E17" w:rsidP="004E0634">
            <w:pPr>
              <w:pStyle w:val="Caption"/>
              <w:keepNext/>
              <w:rPr>
                <w:rFonts w:ascii="Arial" w:hAnsi="Arial"/>
                <w:i w:val="0"/>
                <w:iCs w:val="0"/>
              </w:rPr>
            </w:pPr>
            <w:r w:rsidRPr="00346941">
              <w:rPr>
                <w:rFonts w:ascii="Arial" w:hAnsi="Arial"/>
                <w:noProof/>
              </w:rPr>
              <w:drawing>
                <wp:anchor distT="0" distB="0" distL="114300" distR="114300" simplePos="0" relativeHeight="251676672" behindDoc="0" locked="0" layoutInCell="1" allowOverlap="1" wp14:anchorId="0299475F" wp14:editId="2611253D">
                  <wp:simplePos x="0" y="0"/>
                  <wp:positionH relativeFrom="column">
                    <wp:posOffset>965200</wp:posOffset>
                  </wp:positionH>
                  <wp:positionV relativeFrom="paragraph">
                    <wp:posOffset>357505</wp:posOffset>
                  </wp:positionV>
                  <wp:extent cx="3638550" cy="561266"/>
                  <wp:effectExtent l="0" t="0" r="0" b="0"/>
                  <wp:wrapTopAndBottom/>
                  <wp:docPr id="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38550" cy="561266"/>
                          </a:xfrm>
                          <a:prstGeom prst="rect">
                            <a:avLst/>
                          </a:prstGeom>
                        </pic:spPr>
                      </pic:pic>
                    </a:graphicData>
                  </a:graphic>
                </wp:anchor>
              </w:drawing>
            </w:r>
            <w:r w:rsidR="004E0634" w:rsidRPr="00346941">
              <w:rPr>
                <w:rFonts w:ascii="Arial" w:hAnsi="Arial"/>
                <w:i w:val="0"/>
                <w:iCs w:val="0"/>
              </w:rPr>
              <w:t xml:space="preserve">Figura </w:t>
            </w:r>
            <w:del w:id="379" w:author="Brauleyn Zofolli Nunes" w:date="2020-12-15T11:27:00Z">
              <w:r w:rsidR="006E7EFC" w:rsidDel="00FE3E37">
                <w:rPr>
                  <w:rFonts w:ascii="Arial" w:hAnsi="Arial"/>
                  <w:i w:val="0"/>
                  <w:iCs w:val="0"/>
                </w:rPr>
                <w:fldChar w:fldCharType="begin"/>
              </w:r>
              <w:r w:rsidR="006E7EFC" w:rsidDel="00FE3E37">
                <w:rPr>
                  <w:rFonts w:ascii="Arial" w:hAnsi="Arial"/>
                  <w:i w:val="0"/>
                  <w:iCs w:val="0"/>
                </w:rPr>
                <w:delInstrText xml:space="preserve"> SEQ Figura \* ARABIC </w:delInstrText>
              </w:r>
              <w:r w:rsidR="006E7EFC" w:rsidDel="00FE3E37">
                <w:rPr>
                  <w:rFonts w:ascii="Arial" w:hAnsi="Arial"/>
                  <w:i w:val="0"/>
                  <w:iCs w:val="0"/>
                </w:rPr>
                <w:fldChar w:fldCharType="separate"/>
              </w:r>
              <w:r w:rsidR="006E7EFC" w:rsidDel="00FE3E37">
                <w:rPr>
                  <w:rFonts w:ascii="Arial" w:hAnsi="Arial"/>
                  <w:i w:val="0"/>
                  <w:iCs w:val="0"/>
                  <w:noProof/>
                </w:rPr>
                <w:delText>7</w:delText>
              </w:r>
              <w:r w:rsidR="006E7EFC" w:rsidDel="00FE3E37">
                <w:rPr>
                  <w:rFonts w:ascii="Arial" w:hAnsi="Arial"/>
                  <w:i w:val="0"/>
                  <w:iCs w:val="0"/>
                </w:rPr>
                <w:fldChar w:fldCharType="end"/>
              </w:r>
              <w:r w:rsidR="004E0634" w:rsidRPr="00346941" w:rsidDel="00FE3E37">
                <w:rPr>
                  <w:rFonts w:ascii="Arial" w:hAnsi="Arial"/>
                  <w:i w:val="0"/>
                  <w:iCs w:val="0"/>
                </w:rPr>
                <w:delText xml:space="preserve"> </w:delText>
              </w:r>
            </w:del>
            <w:ins w:id="380" w:author="Brauleyn Zofolli Nunes" w:date="2020-12-15T11:27:00Z">
              <w:r w:rsidR="00FE3E37">
                <w:rPr>
                  <w:rFonts w:ascii="Arial" w:hAnsi="Arial"/>
                  <w:i w:val="0"/>
                  <w:iCs w:val="0"/>
                </w:rPr>
                <w:t>3</w:t>
              </w:r>
              <w:r w:rsidR="00FE3E37" w:rsidRPr="00346941">
                <w:rPr>
                  <w:rFonts w:ascii="Arial" w:hAnsi="Arial"/>
                  <w:i w:val="0"/>
                  <w:iCs w:val="0"/>
                </w:rPr>
                <w:t xml:space="preserve"> </w:t>
              </w:r>
            </w:ins>
            <w:r w:rsidR="004E0634" w:rsidRPr="00346941">
              <w:rPr>
                <w:rFonts w:ascii="Arial" w:hAnsi="Arial"/>
                <w:i w:val="0"/>
                <w:iCs w:val="0"/>
              </w:rPr>
              <w:t>- Representação do relacionamento entre duas entidades.</w:t>
            </w:r>
          </w:p>
          <w:p w14:paraId="465FD994" w14:textId="14882D8D" w:rsidR="004E0634" w:rsidRPr="00346941" w:rsidRDefault="004E0634" w:rsidP="004E0634">
            <w:pPr>
              <w:pStyle w:val="LO-normal"/>
              <w:keepNext/>
              <w:widowControl w:val="0"/>
              <w:spacing w:after="0" w:line="240" w:lineRule="auto"/>
              <w:rPr>
                <w:rFonts w:ascii="Arial" w:hAnsi="Arial" w:cs="Arial"/>
              </w:rPr>
            </w:pPr>
          </w:p>
          <w:p w14:paraId="74804BB6" w14:textId="76AB9117" w:rsidR="00334813" w:rsidRDefault="004E0634" w:rsidP="004E0634">
            <w:pPr>
              <w:pStyle w:val="Caption"/>
              <w:rPr>
                <w:rFonts w:ascii="Arial" w:eastAsia="Arial" w:hAnsi="Arial"/>
              </w:rPr>
            </w:pPr>
            <w:r w:rsidRPr="00346941">
              <w:rPr>
                <w:rFonts w:ascii="Arial" w:hAnsi="Arial"/>
                <w:i w:val="0"/>
                <w:iCs w:val="0"/>
              </w:rPr>
              <w:t>Fonte: Pr</w:t>
            </w:r>
            <w:r w:rsidR="00FB1186">
              <w:rPr>
                <w:rFonts w:ascii="Arial" w:hAnsi="Arial"/>
                <w:i w:val="0"/>
                <w:iCs w:val="0"/>
              </w:rPr>
              <w:t>o</w:t>
            </w:r>
            <w:r w:rsidRPr="00346941">
              <w:rPr>
                <w:rFonts w:ascii="Arial" w:hAnsi="Arial"/>
                <w:i w:val="0"/>
                <w:iCs w:val="0"/>
              </w:rPr>
              <w:t>duzido pelo autor do artigo.</w:t>
            </w:r>
          </w:p>
        </w:tc>
      </w:tr>
    </w:tbl>
    <w:p w14:paraId="5050641A" w14:textId="4698B032"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Os relacionamentos entre entidades possuem um</w:t>
      </w:r>
      <w:r w:rsidR="002E02BD">
        <w:rPr>
          <w:rFonts w:ascii="Arial" w:eastAsia="Arial" w:hAnsi="Arial" w:cs="Arial"/>
          <w:sz w:val="24"/>
          <w:szCs w:val="24"/>
        </w:rPr>
        <w:t>a</w:t>
      </w:r>
      <w:r>
        <w:rPr>
          <w:rFonts w:ascii="Arial" w:eastAsia="Arial" w:hAnsi="Arial" w:cs="Arial"/>
          <w:sz w:val="24"/>
          <w:szCs w:val="24"/>
        </w:rPr>
        <w:t xml:space="preserve"> importante propriedade que é a cardinalidade. Esta define quantas ocorrências de uma entidade estão associadas, por meio do relacionamento, a ocorrência de outra entidade. As cardinalidades em relacionamentos serão sempre duas: a cardinalidade mínima, que define o valor mínimo de relacionamentos entre as entidades, e a cardinalidade máxima que é o número limite de relações entre as entidades. A</w:t>
      </w:r>
      <w:ins w:id="381" w:author="Humberto Dalpra" w:date="2020-12-05T17:14:00Z">
        <w:r w:rsidR="00202A82">
          <w:rPr>
            <w:rFonts w:ascii="Arial" w:eastAsia="Arial" w:hAnsi="Arial" w:cs="Arial"/>
            <w:sz w:val="24"/>
            <w:szCs w:val="24"/>
          </w:rPr>
          <w:t>s</w:t>
        </w:r>
      </w:ins>
      <w:r>
        <w:rPr>
          <w:rFonts w:ascii="Arial" w:eastAsia="Arial" w:hAnsi="Arial" w:cs="Arial"/>
          <w:sz w:val="24"/>
          <w:szCs w:val="24"/>
        </w:rPr>
        <w:t xml:space="preserve"> cardinalidade</w:t>
      </w:r>
      <w:ins w:id="382" w:author="Humberto Dalpra" w:date="2020-12-05T17:14:00Z">
        <w:r w:rsidR="00202A82">
          <w:rPr>
            <w:rFonts w:ascii="Arial" w:eastAsia="Arial" w:hAnsi="Arial" w:cs="Arial"/>
            <w:sz w:val="24"/>
            <w:szCs w:val="24"/>
          </w:rPr>
          <w:t>s</w:t>
        </w:r>
      </w:ins>
      <w:r>
        <w:rPr>
          <w:rFonts w:ascii="Arial" w:eastAsia="Arial" w:hAnsi="Arial" w:cs="Arial"/>
          <w:sz w:val="24"/>
          <w:szCs w:val="24"/>
        </w:rPr>
        <w:t xml:space="preserve"> são representadas da seguinte forma: (X,Y) onde X representa a cardinalidade mínima e Y representa a cardinalidade máxima (HEUSER, 2009). </w:t>
      </w:r>
    </w:p>
    <w:p w14:paraId="371D24E5" w14:textId="45D14BC3" w:rsidR="00334813" w:rsidDel="00947986" w:rsidRDefault="000F5B2F">
      <w:pPr>
        <w:pStyle w:val="LO-normal"/>
        <w:spacing w:after="0" w:line="360" w:lineRule="auto"/>
        <w:ind w:firstLine="1134"/>
        <w:jc w:val="both"/>
        <w:rPr>
          <w:del w:id="383" w:author="Brauleyn Zofolli Nunes" w:date="2020-12-15T11:43:00Z"/>
          <w:rFonts w:ascii="Arial" w:eastAsia="Arial" w:hAnsi="Arial" w:cs="Arial"/>
          <w:sz w:val="24"/>
          <w:szCs w:val="24"/>
        </w:rPr>
      </w:pPr>
      <w:r>
        <w:rPr>
          <w:rFonts w:ascii="Arial" w:eastAsia="Arial" w:hAnsi="Arial" w:cs="Arial"/>
          <w:sz w:val="24"/>
          <w:szCs w:val="24"/>
        </w:rPr>
        <w:t xml:space="preserve">A </w:t>
      </w:r>
      <w:ins w:id="384" w:author="Brauleyn Zofolli Nunes" w:date="2020-12-15T13:44:00Z">
        <w:r w:rsidR="00E2379A">
          <w:rPr>
            <w:rFonts w:ascii="Arial" w:eastAsia="Arial" w:hAnsi="Arial" w:cs="Arial"/>
            <w:sz w:val="24"/>
            <w:szCs w:val="24"/>
          </w:rPr>
          <w:t>F</w:t>
        </w:r>
      </w:ins>
      <w:del w:id="385" w:author="Brauleyn Zofolli Nunes" w:date="2020-12-15T13:44:00Z">
        <w:r w:rsidDel="00E2379A">
          <w:rPr>
            <w:rFonts w:ascii="Arial" w:eastAsia="Arial" w:hAnsi="Arial" w:cs="Arial"/>
            <w:sz w:val="24"/>
            <w:szCs w:val="24"/>
          </w:rPr>
          <w:delText>f</w:delText>
        </w:r>
      </w:del>
      <w:r>
        <w:rPr>
          <w:rFonts w:ascii="Arial" w:eastAsia="Arial" w:hAnsi="Arial" w:cs="Arial"/>
          <w:sz w:val="24"/>
          <w:szCs w:val="24"/>
        </w:rPr>
        <w:t>igura</w:t>
      </w:r>
      <w:ins w:id="386" w:author="Brauleyn Zofolli Nunes" w:date="2020-12-15T13:44:00Z">
        <w:r w:rsidR="00E2379A">
          <w:rPr>
            <w:rFonts w:ascii="Arial" w:eastAsia="Arial" w:hAnsi="Arial" w:cs="Arial"/>
            <w:sz w:val="24"/>
            <w:szCs w:val="24"/>
          </w:rPr>
          <w:t xml:space="preserve"> 4</w:t>
        </w:r>
      </w:ins>
      <w:r>
        <w:rPr>
          <w:rFonts w:ascii="Arial" w:eastAsia="Arial" w:hAnsi="Arial" w:cs="Arial"/>
          <w:sz w:val="24"/>
          <w:szCs w:val="24"/>
        </w:rPr>
        <w:t xml:space="preserve"> abaixo mostra um MER parcial com a</w:t>
      </w:r>
      <w:ins w:id="387" w:author="Humberto Dalpra" w:date="2020-12-05T17:14:00Z">
        <w:r w:rsidR="00406DF0">
          <w:rPr>
            <w:rFonts w:ascii="Arial" w:eastAsia="Arial" w:hAnsi="Arial" w:cs="Arial"/>
            <w:sz w:val="24"/>
            <w:szCs w:val="24"/>
          </w:rPr>
          <w:t>s</w:t>
        </w:r>
      </w:ins>
      <w:r>
        <w:rPr>
          <w:rFonts w:ascii="Arial" w:eastAsia="Arial" w:hAnsi="Arial" w:cs="Arial"/>
          <w:sz w:val="24"/>
          <w:szCs w:val="24"/>
        </w:rPr>
        <w:t xml:space="preserve"> cardinalidades do relacionamento:</w:t>
      </w:r>
    </w:p>
    <w:p w14:paraId="741D2ACC" w14:textId="77777777" w:rsidR="00334813" w:rsidRDefault="00334813">
      <w:pPr>
        <w:pStyle w:val="LO-normal"/>
        <w:spacing w:after="0" w:line="360" w:lineRule="auto"/>
        <w:ind w:firstLine="1134"/>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14:paraId="790843AC"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7AEE0950" w14:textId="34BBD6EA" w:rsidR="007A6253" w:rsidRPr="00346941" w:rsidRDefault="005D2E17" w:rsidP="007A6253">
            <w:pPr>
              <w:pStyle w:val="Caption"/>
              <w:keepNext/>
              <w:rPr>
                <w:rFonts w:ascii="Arial" w:hAnsi="Arial"/>
                <w:i w:val="0"/>
                <w:iCs w:val="0"/>
              </w:rPr>
            </w:pPr>
            <w:r w:rsidRPr="00346941">
              <w:rPr>
                <w:rFonts w:ascii="Arial" w:hAnsi="Arial"/>
                <w:noProof/>
              </w:rPr>
              <w:lastRenderedPageBreak/>
              <w:drawing>
                <wp:anchor distT="0" distB="0" distL="114300" distR="114300" simplePos="0" relativeHeight="251674624" behindDoc="0" locked="0" layoutInCell="1" allowOverlap="1" wp14:anchorId="1F0B7B2A" wp14:editId="595491A0">
                  <wp:simplePos x="0" y="0"/>
                  <wp:positionH relativeFrom="column">
                    <wp:posOffset>1031875</wp:posOffset>
                  </wp:positionH>
                  <wp:positionV relativeFrom="paragraph">
                    <wp:posOffset>352425</wp:posOffset>
                  </wp:positionV>
                  <wp:extent cx="3476625" cy="624472"/>
                  <wp:effectExtent l="0" t="0" r="0" b="4445"/>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476625" cy="624472"/>
                          </a:xfrm>
                          <a:prstGeom prst="rect">
                            <a:avLst/>
                          </a:prstGeom>
                        </pic:spPr>
                      </pic:pic>
                    </a:graphicData>
                  </a:graphic>
                </wp:anchor>
              </w:drawing>
            </w:r>
            <w:r w:rsidR="007A6253" w:rsidRPr="00346941">
              <w:rPr>
                <w:rFonts w:ascii="Arial" w:hAnsi="Arial"/>
                <w:i w:val="0"/>
                <w:iCs w:val="0"/>
              </w:rPr>
              <w:t xml:space="preserve">Figura </w:t>
            </w:r>
            <w:ins w:id="388" w:author="Brauleyn Zofolli Nunes" w:date="2020-12-15T11:28:00Z">
              <w:r w:rsidR="001E20A6">
                <w:rPr>
                  <w:rFonts w:ascii="Arial" w:hAnsi="Arial"/>
                  <w:i w:val="0"/>
                  <w:iCs w:val="0"/>
                </w:rPr>
                <w:t>4</w:t>
              </w:r>
            </w:ins>
            <w:del w:id="389" w:author="Brauleyn Zofolli Nunes" w:date="2020-12-15T11:28:00Z">
              <w:r w:rsidR="006E7EFC" w:rsidDel="001E20A6">
                <w:rPr>
                  <w:rFonts w:ascii="Arial" w:hAnsi="Arial"/>
                  <w:i w:val="0"/>
                  <w:iCs w:val="0"/>
                </w:rPr>
                <w:fldChar w:fldCharType="begin"/>
              </w:r>
              <w:r w:rsidR="006E7EFC" w:rsidDel="001E20A6">
                <w:rPr>
                  <w:rFonts w:ascii="Arial" w:hAnsi="Arial"/>
                  <w:i w:val="0"/>
                  <w:iCs w:val="0"/>
                </w:rPr>
                <w:delInstrText xml:space="preserve"> SEQ Figura \* ARABIC </w:delInstrText>
              </w:r>
              <w:r w:rsidR="006E7EFC" w:rsidDel="001E20A6">
                <w:rPr>
                  <w:rFonts w:ascii="Arial" w:hAnsi="Arial"/>
                  <w:i w:val="0"/>
                  <w:iCs w:val="0"/>
                </w:rPr>
                <w:fldChar w:fldCharType="separate"/>
              </w:r>
              <w:r w:rsidR="006E7EFC" w:rsidDel="001E20A6">
                <w:rPr>
                  <w:rFonts w:ascii="Arial" w:hAnsi="Arial"/>
                  <w:i w:val="0"/>
                  <w:iCs w:val="0"/>
                  <w:noProof/>
                </w:rPr>
                <w:delText>8</w:delText>
              </w:r>
              <w:r w:rsidR="006E7EFC" w:rsidDel="001E20A6">
                <w:rPr>
                  <w:rFonts w:ascii="Arial" w:hAnsi="Arial"/>
                  <w:i w:val="0"/>
                  <w:iCs w:val="0"/>
                </w:rPr>
                <w:fldChar w:fldCharType="end"/>
              </w:r>
            </w:del>
            <w:r w:rsidR="007A6253" w:rsidRPr="00346941">
              <w:rPr>
                <w:rFonts w:ascii="Arial" w:hAnsi="Arial"/>
                <w:i w:val="0"/>
                <w:iCs w:val="0"/>
              </w:rPr>
              <w:t xml:space="preserve"> - Exemplo do relacionamento entre entidades e suas cardinalidades.</w:t>
            </w:r>
          </w:p>
          <w:p w14:paraId="532F56EF" w14:textId="72FA5EBD" w:rsidR="007A6253" w:rsidRPr="00346941" w:rsidRDefault="007A6253" w:rsidP="007A6253">
            <w:pPr>
              <w:pStyle w:val="LO-normal"/>
              <w:keepNext/>
              <w:widowControl w:val="0"/>
              <w:spacing w:after="0" w:line="240" w:lineRule="auto"/>
              <w:rPr>
                <w:rFonts w:ascii="Arial" w:hAnsi="Arial" w:cs="Arial"/>
              </w:rPr>
            </w:pPr>
          </w:p>
          <w:p w14:paraId="1DFFCA80" w14:textId="5E8616E9" w:rsidR="00334813" w:rsidRDefault="007A6253" w:rsidP="007A6253">
            <w:pPr>
              <w:pStyle w:val="Caption"/>
              <w:rPr>
                <w:rFonts w:ascii="Arial" w:eastAsia="Arial" w:hAnsi="Arial"/>
              </w:rPr>
            </w:pPr>
            <w:r w:rsidRPr="00346941">
              <w:rPr>
                <w:rFonts w:ascii="Arial" w:hAnsi="Arial"/>
                <w:i w:val="0"/>
                <w:iCs w:val="0"/>
              </w:rPr>
              <w:t>Fonte: Produzido pelo autor.</w:t>
            </w:r>
          </w:p>
        </w:tc>
      </w:tr>
    </w:tbl>
    <w:p w14:paraId="71B6DA1A" w14:textId="08815505"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A interpretação da </w:t>
      </w:r>
      <w:del w:id="390" w:author="Brauleyn Zofolli Nunes" w:date="2020-12-15T11:28:00Z">
        <w:r w:rsidDel="001E20A6">
          <w:rPr>
            <w:rFonts w:ascii="Arial" w:eastAsia="Arial" w:hAnsi="Arial" w:cs="Arial"/>
            <w:sz w:val="24"/>
            <w:szCs w:val="24"/>
          </w:rPr>
          <w:delText xml:space="preserve">figura </w:delText>
        </w:r>
      </w:del>
      <w:ins w:id="391" w:author="Brauleyn Zofolli Nunes" w:date="2020-12-15T11:28:00Z">
        <w:r w:rsidR="001E20A6">
          <w:rPr>
            <w:rFonts w:ascii="Arial" w:eastAsia="Arial" w:hAnsi="Arial" w:cs="Arial"/>
            <w:sz w:val="24"/>
            <w:szCs w:val="24"/>
          </w:rPr>
          <w:t xml:space="preserve">Figura 4 </w:t>
        </w:r>
      </w:ins>
      <w:r>
        <w:rPr>
          <w:rFonts w:ascii="Arial" w:eastAsia="Arial" w:hAnsi="Arial" w:cs="Arial"/>
          <w:sz w:val="24"/>
          <w:szCs w:val="24"/>
        </w:rPr>
        <w:t xml:space="preserve">acima quanto a cardinalidade do relacionamento é </w:t>
      </w:r>
      <w:del w:id="392" w:author="Humberto Dalpra" w:date="2020-12-05T17:15:00Z">
        <w:r w:rsidDel="0022504D">
          <w:rPr>
            <w:rFonts w:ascii="Arial" w:eastAsia="Arial" w:hAnsi="Arial" w:cs="Arial"/>
            <w:sz w:val="24"/>
            <w:szCs w:val="24"/>
          </w:rPr>
          <w:delText xml:space="preserve">o </w:delText>
        </w:r>
      </w:del>
      <w:ins w:id="393" w:author="Humberto Dalpra" w:date="2020-12-05T17:15:00Z">
        <w:r w:rsidR="0022504D">
          <w:rPr>
            <w:rFonts w:ascii="Arial" w:eastAsia="Arial" w:hAnsi="Arial" w:cs="Arial"/>
            <w:sz w:val="24"/>
            <w:szCs w:val="24"/>
          </w:rPr>
          <w:t xml:space="preserve">a </w:t>
        </w:r>
      </w:ins>
      <w:r>
        <w:rPr>
          <w:rFonts w:ascii="Arial" w:eastAsia="Arial" w:hAnsi="Arial" w:cs="Arial"/>
          <w:sz w:val="24"/>
          <w:szCs w:val="24"/>
        </w:rPr>
        <w:t>seguinte: Um aluno faz no mínimo 0 estágios e no máximo n (vários) estágios e um estágio pode ser feito por no mínimo 1 aluno e no máximo 1 aluno.</w:t>
      </w:r>
    </w:p>
    <w:p w14:paraId="0EDA103C" w14:textId="1035972C"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Após a construção de um MER, é necessário avançar para um detalhamento maior das entidades e relacionamentos do banco e seus atributos, através do DER (Diagrama Entidade Relacionamento). O objetivo do DER é ser uma complementação do MER, informando todos os atributos de cada entidade, assim como a definição de quais atributos são utilizados para realizar os relacionamentos. As estruturas de armazenamento no banco de dados são representadas como tabelas. As colunas desta tabela representa</w:t>
      </w:r>
      <w:r w:rsidR="002E02BD">
        <w:rPr>
          <w:rFonts w:ascii="Arial" w:eastAsia="Arial" w:hAnsi="Arial" w:cs="Arial"/>
          <w:sz w:val="24"/>
          <w:szCs w:val="24"/>
        </w:rPr>
        <w:t>m</w:t>
      </w:r>
      <w:r>
        <w:rPr>
          <w:rFonts w:ascii="Arial" w:eastAsia="Arial" w:hAnsi="Arial" w:cs="Arial"/>
          <w:sz w:val="24"/>
          <w:szCs w:val="24"/>
        </w:rPr>
        <w:t xml:space="preserve"> os atributos d</w:t>
      </w:r>
      <w:r w:rsidR="002E02BD">
        <w:rPr>
          <w:rFonts w:ascii="Arial" w:eastAsia="Arial" w:hAnsi="Arial" w:cs="Arial"/>
          <w:sz w:val="24"/>
          <w:szCs w:val="24"/>
        </w:rPr>
        <w:t>a</w:t>
      </w:r>
      <w:r>
        <w:rPr>
          <w:rFonts w:ascii="Arial" w:eastAsia="Arial" w:hAnsi="Arial" w:cs="Arial"/>
          <w:sz w:val="24"/>
          <w:szCs w:val="24"/>
        </w:rPr>
        <w:t xml:space="preserve"> entidade em questão, e as linhas são os registros armazenados. Para que cada registro da tabela seja identificado como único, toda tabela do banco deve ter a sua chave primária, que nada mais é que o identificador na visão do MER. Para realizar o relacionamento </w:t>
      </w:r>
      <w:del w:id="394" w:author="Humberto Dalpra" w:date="2020-12-05T17:16:00Z">
        <w:r w:rsidDel="00D20CC1">
          <w:rPr>
            <w:rFonts w:ascii="Arial" w:eastAsia="Arial" w:hAnsi="Arial" w:cs="Arial"/>
            <w:sz w:val="24"/>
            <w:szCs w:val="24"/>
          </w:rPr>
          <w:delText xml:space="preserve">entre </w:delText>
        </w:r>
      </w:del>
      <w:ins w:id="395" w:author="Humberto Dalpra" w:date="2020-12-05T17:16:00Z">
        <w:r w:rsidR="00D20CC1">
          <w:rPr>
            <w:rFonts w:ascii="Arial" w:eastAsia="Arial" w:hAnsi="Arial" w:cs="Arial"/>
            <w:sz w:val="24"/>
            <w:szCs w:val="24"/>
          </w:rPr>
          <w:t>c</w:t>
        </w:r>
      </w:ins>
      <w:ins w:id="396" w:author="Humberto Dalpra" w:date="2020-12-05T17:17:00Z">
        <w:r w:rsidR="00D20CC1">
          <w:rPr>
            <w:rFonts w:ascii="Arial" w:eastAsia="Arial" w:hAnsi="Arial" w:cs="Arial"/>
            <w:sz w:val="24"/>
            <w:szCs w:val="24"/>
          </w:rPr>
          <w:t>om</w:t>
        </w:r>
      </w:ins>
      <w:ins w:id="397" w:author="Humberto Dalpra" w:date="2020-12-05T17:16:00Z">
        <w:r w:rsidR="00D20CC1">
          <w:rPr>
            <w:rFonts w:ascii="Arial" w:eastAsia="Arial" w:hAnsi="Arial" w:cs="Arial"/>
            <w:sz w:val="24"/>
            <w:szCs w:val="24"/>
          </w:rPr>
          <w:t xml:space="preserve"> </w:t>
        </w:r>
      </w:ins>
      <w:r>
        <w:rPr>
          <w:rFonts w:ascii="Arial" w:eastAsia="Arial" w:hAnsi="Arial" w:cs="Arial"/>
          <w:sz w:val="24"/>
          <w:szCs w:val="24"/>
        </w:rPr>
        <w:t xml:space="preserve">outra tabela, que corresponde a uma entidade, é adicionado na tabela </w:t>
      </w:r>
      <w:del w:id="398" w:author="Humberto Dalpra" w:date="2020-12-05T17:17:00Z">
        <w:r w:rsidDel="00BF0E70">
          <w:rPr>
            <w:rFonts w:ascii="Arial" w:eastAsia="Arial" w:hAnsi="Arial" w:cs="Arial"/>
            <w:sz w:val="24"/>
            <w:szCs w:val="24"/>
          </w:rPr>
          <w:delText xml:space="preserve">se </w:delText>
        </w:r>
      </w:del>
      <w:r>
        <w:rPr>
          <w:rFonts w:ascii="Arial" w:eastAsia="Arial" w:hAnsi="Arial" w:cs="Arial"/>
          <w:sz w:val="24"/>
          <w:szCs w:val="24"/>
        </w:rPr>
        <w:t>que deseja relacionar o atributo denominado chave estrangeira (BAZZI, 2013).</w:t>
      </w:r>
    </w:p>
    <w:p w14:paraId="5EAD79C7" w14:textId="19E655F6" w:rsidR="00334813" w:rsidRDefault="000F5B2F">
      <w:pPr>
        <w:pStyle w:val="LO-normal"/>
        <w:spacing w:after="0" w:line="360" w:lineRule="auto"/>
        <w:ind w:firstLine="1134"/>
        <w:jc w:val="both"/>
        <w:rPr>
          <w:rFonts w:ascii="Arial" w:eastAsia="Arial" w:hAnsi="Arial" w:cs="Arial"/>
          <w:sz w:val="24"/>
          <w:szCs w:val="24"/>
        </w:rPr>
      </w:pPr>
      <w:r>
        <w:rPr>
          <w:rFonts w:ascii="Arial" w:eastAsia="Arial" w:hAnsi="Arial" w:cs="Arial"/>
          <w:sz w:val="24"/>
          <w:szCs w:val="24"/>
        </w:rPr>
        <w:t xml:space="preserve">No contexto dos estágios, a tabela Aluno poderia ter como chave primária o atributo </w:t>
      </w:r>
      <w:del w:id="399" w:author="Humberto Dalpra" w:date="2020-12-05T17:18:00Z">
        <w:r w:rsidDel="00BD3BB3">
          <w:rPr>
            <w:rFonts w:ascii="Arial" w:eastAsia="Arial" w:hAnsi="Arial" w:cs="Arial"/>
            <w:sz w:val="24"/>
            <w:szCs w:val="24"/>
          </w:rPr>
          <w:delText>matricula</w:delText>
        </w:r>
      </w:del>
      <w:ins w:id="400" w:author="Humberto Dalpra" w:date="2020-12-05T17:18:00Z">
        <w:r w:rsidR="00BD3BB3">
          <w:rPr>
            <w:rFonts w:ascii="Arial" w:eastAsia="Arial" w:hAnsi="Arial" w:cs="Arial"/>
            <w:sz w:val="24"/>
            <w:szCs w:val="24"/>
          </w:rPr>
          <w:t>matrícula</w:t>
        </w:r>
      </w:ins>
      <w:r>
        <w:rPr>
          <w:rFonts w:ascii="Arial" w:eastAsia="Arial" w:hAnsi="Arial" w:cs="Arial"/>
          <w:sz w:val="24"/>
          <w:szCs w:val="24"/>
        </w:rPr>
        <w:t xml:space="preserve">, responsável por individualizar os registros da tabela. A tabela Estágio poderia ter uma chave primária chamada código. E para ser criada a relação entre ambas, seria necessário a inserção do atributo Matricula_Aluno na tabela Estágio, de acordo com a </w:t>
      </w:r>
      <w:ins w:id="401" w:author="Brauleyn Zofolli Nunes" w:date="2020-12-15T13:45:00Z">
        <w:r w:rsidR="00B217FF">
          <w:rPr>
            <w:rFonts w:ascii="Arial" w:eastAsia="Arial" w:hAnsi="Arial" w:cs="Arial"/>
            <w:sz w:val="24"/>
            <w:szCs w:val="24"/>
          </w:rPr>
          <w:t>F</w:t>
        </w:r>
      </w:ins>
      <w:del w:id="402" w:author="Brauleyn Zofolli Nunes" w:date="2020-12-15T13:45:00Z">
        <w:r w:rsidDel="00B217FF">
          <w:rPr>
            <w:rFonts w:ascii="Arial" w:eastAsia="Arial" w:hAnsi="Arial" w:cs="Arial"/>
            <w:sz w:val="24"/>
            <w:szCs w:val="24"/>
          </w:rPr>
          <w:delText>f</w:delText>
        </w:r>
      </w:del>
      <w:r>
        <w:rPr>
          <w:rFonts w:ascii="Arial" w:eastAsia="Arial" w:hAnsi="Arial" w:cs="Arial"/>
          <w:sz w:val="24"/>
          <w:szCs w:val="24"/>
        </w:rPr>
        <w:t>igura</w:t>
      </w:r>
      <w:ins w:id="403" w:author="Brauleyn Zofolli Nunes" w:date="2020-12-15T13:45:00Z">
        <w:r w:rsidR="00B217FF">
          <w:rPr>
            <w:rFonts w:ascii="Arial" w:eastAsia="Arial" w:hAnsi="Arial" w:cs="Arial"/>
            <w:sz w:val="24"/>
            <w:szCs w:val="24"/>
          </w:rPr>
          <w:t xml:space="preserve"> 5</w:t>
        </w:r>
      </w:ins>
      <w:r>
        <w:rPr>
          <w:rFonts w:ascii="Arial" w:eastAsia="Arial" w:hAnsi="Arial" w:cs="Arial"/>
          <w:sz w:val="24"/>
          <w:szCs w:val="24"/>
        </w:rPr>
        <w:t xml:space="preserve"> abaixo:</w:t>
      </w:r>
    </w:p>
    <w:p w14:paraId="4025B909" w14:textId="77777777" w:rsidR="00334813" w:rsidRDefault="00334813">
      <w:pPr>
        <w:pStyle w:val="LO-normal"/>
        <w:spacing w:after="0" w:line="360" w:lineRule="auto"/>
        <w:ind w:firstLine="1134"/>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14:paraId="47721DB1"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2DE3C8FD" w14:textId="7CD6206B" w:rsidR="00543278" w:rsidRPr="00346941" w:rsidRDefault="005D2E17" w:rsidP="00543278">
            <w:pPr>
              <w:pStyle w:val="Caption"/>
              <w:keepNext/>
              <w:rPr>
                <w:rFonts w:ascii="Arial" w:hAnsi="Arial"/>
                <w:i w:val="0"/>
                <w:iCs w:val="0"/>
              </w:rPr>
            </w:pPr>
            <w:r w:rsidRPr="00346941">
              <w:rPr>
                <w:rFonts w:ascii="Arial" w:hAnsi="Arial"/>
                <w:noProof/>
              </w:rPr>
              <w:lastRenderedPageBreak/>
              <w:drawing>
                <wp:anchor distT="0" distB="0" distL="114300" distR="114300" simplePos="0" relativeHeight="251671552" behindDoc="0" locked="0" layoutInCell="1" allowOverlap="1" wp14:anchorId="66921D8C" wp14:editId="212D70AC">
                  <wp:simplePos x="0" y="0"/>
                  <wp:positionH relativeFrom="column">
                    <wp:posOffset>755650</wp:posOffset>
                  </wp:positionH>
                  <wp:positionV relativeFrom="paragraph">
                    <wp:posOffset>443865</wp:posOffset>
                  </wp:positionV>
                  <wp:extent cx="4229100" cy="674534"/>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29100" cy="674534"/>
                          </a:xfrm>
                          <a:prstGeom prst="rect">
                            <a:avLst/>
                          </a:prstGeom>
                        </pic:spPr>
                      </pic:pic>
                    </a:graphicData>
                  </a:graphic>
                </wp:anchor>
              </w:drawing>
            </w:r>
            <w:r w:rsidR="00543278" w:rsidRPr="00346941">
              <w:rPr>
                <w:rFonts w:ascii="Arial" w:hAnsi="Arial"/>
                <w:i w:val="0"/>
                <w:iCs w:val="0"/>
              </w:rPr>
              <w:t xml:space="preserve">Figura </w:t>
            </w:r>
            <w:ins w:id="404" w:author="Brauleyn Zofolli Nunes" w:date="2020-12-15T13:06:00Z">
              <w:r w:rsidR="009976C6">
                <w:rPr>
                  <w:rFonts w:ascii="Arial" w:hAnsi="Arial"/>
                  <w:i w:val="0"/>
                  <w:iCs w:val="0"/>
                </w:rPr>
                <w:t>5</w:t>
              </w:r>
            </w:ins>
            <w:del w:id="405"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9</w:delText>
              </w:r>
              <w:r w:rsidR="006E7EFC" w:rsidDel="006D73C6">
                <w:rPr>
                  <w:rFonts w:ascii="Arial" w:hAnsi="Arial"/>
                  <w:i w:val="0"/>
                  <w:iCs w:val="0"/>
                </w:rPr>
                <w:fldChar w:fldCharType="end"/>
              </w:r>
            </w:del>
            <w:r w:rsidR="00543278" w:rsidRPr="00346941">
              <w:rPr>
                <w:rFonts w:ascii="Arial" w:hAnsi="Arial"/>
                <w:i w:val="0"/>
                <w:iCs w:val="0"/>
              </w:rPr>
              <w:t xml:space="preserve"> - Exemplo de chave primária e estrangeira representada em tabela.</w:t>
            </w:r>
          </w:p>
          <w:p w14:paraId="6DEBD9ED" w14:textId="7F7DB480" w:rsidR="00543278" w:rsidRPr="00346941" w:rsidRDefault="00543278" w:rsidP="00543278">
            <w:pPr>
              <w:pStyle w:val="LO-normal"/>
              <w:keepNext/>
              <w:widowControl w:val="0"/>
              <w:spacing w:after="0" w:line="240" w:lineRule="auto"/>
              <w:rPr>
                <w:rFonts w:ascii="Arial" w:hAnsi="Arial" w:cs="Arial"/>
              </w:rPr>
            </w:pPr>
          </w:p>
          <w:p w14:paraId="02385DC6" w14:textId="75196F58" w:rsidR="00334813" w:rsidRDefault="00543278" w:rsidP="00543278">
            <w:pPr>
              <w:pStyle w:val="Caption"/>
              <w:rPr>
                <w:rFonts w:ascii="Arial" w:eastAsia="Arial" w:hAnsi="Arial"/>
              </w:rPr>
            </w:pPr>
            <w:r w:rsidRPr="00346941">
              <w:rPr>
                <w:rFonts w:ascii="Arial" w:hAnsi="Arial"/>
                <w:i w:val="0"/>
                <w:iCs w:val="0"/>
              </w:rPr>
              <w:t>Fonte: Produzido pelo autor.</w:t>
            </w:r>
          </w:p>
        </w:tc>
      </w:tr>
    </w:tbl>
    <w:p w14:paraId="6E64B224" w14:textId="12517FCB"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A representação do contexto acima, na notação do DER</w:t>
      </w:r>
      <w:ins w:id="406" w:author="Humberto Dalpra" w:date="2020-12-05T17:19:00Z">
        <w:r w:rsidR="00067B9B">
          <w:rPr>
            <w:rFonts w:ascii="Arial" w:eastAsia="Arial" w:hAnsi="Arial" w:cs="Arial"/>
            <w:sz w:val="24"/>
            <w:szCs w:val="24"/>
          </w:rPr>
          <w:t>,</w:t>
        </w:r>
      </w:ins>
      <w:r>
        <w:rPr>
          <w:rFonts w:ascii="Arial" w:eastAsia="Arial" w:hAnsi="Arial" w:cs="Arial"/>
          <w:sz w:val="24"/>
          <w:szCs w:val="24"/>
        </w:rPr>
        <w:t xml:space="preserve"> é </w:t>
      </w:r>
      <w:del w:id="407" w:author="Humberto Dalpra" w:date="2020-12-05T17:19:00Z">
        <w:r w:rsidDel="00067B9B">
          <w:rPr>
            <w:rFonts w:ascii="Arial" w:eastAsia="Arial" w:hAnsi="Arial" w:cs="Arial"/>
            <w:sz w:val="24"/>
            <w:szCs w:val="24"/>
          </w:rPr>
          <w:delText xml:space="preserve">mostrado </w:delText>
        </w:r>
      </w:del>
      <w:ins w:id="408" w:author="Humberto Dalpra" w:date="2020-12-05T17:19:00Z">
        <w:r w:rsidR="00067B9B">
          <w:rPr>
            <w:rFonts w:ascii="Arial" w:eastAsia="Arial" w:hAnsi="Arial" w:cs="Arial"/>
            <w:sz w:val="24"/>
            <w:szCs w:val="24"/>
          </w:rPr>
          <w:t xml:space="preserve">demonstrada </w:t>
        </w:r>
      </w:ins>
      <w:r>
        <w:rPr>
          <w:rFonts w:ascii="Arial" w:eastAsia="Arial" w:hAnsi="Arial" w:cs="Arial"/>
          <w:sz w:val="24"/>
          <w:szCs w:val="24"/>
        </w:rPr>
        <w:t xml:space="preserve">na </w:t>
      </w:r>
      <w:ins w:id="409" w:author="Brauleyn Zofolli Nunes" w:date="2020-12-15T13:46:00Z">
        <w:r w:rsidR="00D80AD6">
          <w:rPr>
            <w:rFonts w:ascii="Arial" w:eastAsia="Arial" w:hAnsi="Arial" w:cs="Arial"/>
            <w:sz w:val="24"/>
            <w:szCs w:val="24"/>
          </w:rPr>
          <w:t>F</w:t>
        </w:r>
      </w:ins>
      <w:del w:id="410" w:author="Brauleyn Zofolli Nunes" w:date="2020-12-15T13:46:00Z">
        <w:r w:rsidDel="00D80AD6">
          <w:rPr>
            <w:rFonts w:ascii="Arial" w:eastAsia="Arial" w:hAnsi="Arial" w:cs="Arial"/>
            <w:sz w:val="24"/>
            <w:szCs w:val="24"/>
          </w:rPr>
          <w:delText>f</w:delText>
        </w:r>
      </w:del>
      <w:r>
        <w:rPr>
          <w:rFonts w:ascii="Arial" w:eastAsia="Arial" w:hAnsi="Arial" w:cs="Arial"/>
          <w:sz w:val="24"/>
          <w:szCs w:val="24"/>
        </w:rPr>
        <w:t>igura</w:t>
      </w:r>
      <w:ins w:id="411" w:author="Brauleyn Zofolli Nunes" w:date="2020-12-15T13:45:00Z">
        <w:r w:rsidR="00D80AD6">
          <w:rPr>
            <w:rFonts w:ascii="Arial" w:eastAsia="Arial" w:hAnsi="Arial" w:cs="Arial"/>
            <w:sz w:val="24"/>
            <w:szCs w:val="24"/>
          </w:rPr>
          <w:t xml:space="preserve"> </w:t>
        </w:r>
      </w:ins>
      <w:ins w:id="412" w:author="Brauleyn Zofolli Nunes" w:date="2020-12-15T13:46:00Z">
        <w:r w:rsidR="00D80AD6">
          <w:rPr>
            <w:rFonts w:ascii="Arial" w:eastAsia="Arial" w:hAnsi="Arial" w:cs="Arial"/>
            <w:sz w:val="24"/>
            <w:szCs w:val="24"/>
          </w:rPr>
          <w:t>6</w:t>
        </w:r>
      </w:ins>
      <w:r>
        <w:rPr>
          <w:rFonts w:ascii="Arial" w:eastAsia="Arial" w:hAnsi="Arial" w:cs="Arial"/>
          <w:sz w:val="24"/>
          <w:szCs w:val="24"/>
        </w:rPr>
        <w:t xml:space="preserve"> abaixo, na qual o atributo Matricul</w:t>
      </w:r>
      <w:r w:rsidR="0007345E">
        <w:rPr>
          <w:rFonts w:ascii="Arial" w:eastAsia="Arial" w:hAnsi="Arial" w:cs="Arial"/>
          <w:sz w:val="24"/>
          <w:szCs w:val="24"/>
        </w:rPr>
        <w:t>a</w:t>
      </w:r>
      <w:r>
        <w:rPr>
          <w:rFonts w:ascii="Arial" w:eastAsia="Arial" w:hAnsi="Arial" w:cs="Arial"/>
          <w:sz w:val="24"/>
          <w:szCs w:val="24"/>
        </w:rPr>
        <w:t>_Aluno_FK corresponde a chave estrangeira responsável pela definição do relacionamento entre as duas entidades.</w:t>
      </w:r>
    </w:p>
    <w:p w14:paraId="2812F5CE" w14:textId="77777777" w:rsidR="00334813" w:rsidRDefault="00334813">
      <w:pPr>
        <w:pStyle w:val="LO-normal"/>
        <w:spacing w:after="0" w:line="360" w:lineRule="auto"/>
        <w:ind w:firstLine="1133"/>
        <w:jc w:val="both"/>
        <w:rPr>
          <w:rFonts w:ascii="Arial" w:eastAsia="Arial" w:hAnsi="Arial" w:cs="Arial"/>
          <w:sz w:val="24"/>
          <w:szCs w:val="24"/>
        </w:rPr>
      </w:pPr>
    </w:p>
    <w:tbl>
      <w:tblPr>
        <w:tblStyle w:val="TableNormal2"/>
        <w:tblW w:w="9072" w:type="dxa"/>
        <w:tblInd w:w="0" w:type="dxa"/>
        <w:tblCellMar>
          <w:top w:w="100" w:type="dxa"/>
          <w:left w:w="100" w:type="dxa"/>
          <w:bottom w:w="100" w:type="dxa"/>
          <w:right w:w="100" w:type="dxa"/>
        </w:tblCellMar>
        <w:tblLook w:val="0600" w:firstRow="0" w:lastRow="0" w:firstColumn="0" w:lastColumn="0" w:noHBand="1" w:noVBand="1"/>
      </w:tblPr>
      <w:tblGrid>
        <w:gridCol w:w="9072"/>
      </w:tblGrid>
      <w:tr w:rsidR="00334813" w14:paraId="3849F173"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3891736E" w14:textId="11F89546" w:rsidR="00A05C0A" w:rsidRPr="00346941" w:rsidRDefault="00A05C0A" w:rsidP="00FB1186">
            <w:pPr>
              <w:pStyle w:val="Caption"/>
              <w:keepNext/>
              <w:jc w:val="both"/>
              <w:rPr>
                <w:rFonts w:ascii="Arial" w:hAnsi="Arial"/>
                <w:i w:val="0"/>
                <w:iCs w:val="0"/>
              </w:rPr>
            </w:pPr>
            <w:r w:rsidRPr="00346941">
              <w:rPr>
                <w:rFonts w:ascii="Arial" w:hAnsi="Arial"/>
                <w:i w:val="0"/>
                <w:iCs w:val="0"/>
              </w:rPr>
              <w:t xml:space="preserve">Figura </w:t>
            </w:r>
            <w:ins w:id="413" w:author="Brauleyn Zofolli Nunes" w:date="2020-12-15T13:07:00Z">
              <w:r w:rsidR="009976C6">
                <w:rPr>
                  <w:rFonts w:ascii="Arial" w:hAnsi="Arial"/>
                  <w:i w:val="0"/>
                  <w:iCs w:val="0"/>
                </w:rPr>
                <w:t>6</w:t>
              </w:r>
            </w:ins>
            <w:del w:id="414"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10</w:delText>
              </w:r>
              <w:r w:rsidR="006E7EFC" w:rsidDel="006D73C6">
                <w:rPr>
                  <w:rFonts w:ascii="Arial" w:hAnsi="Arial"/>
                  <w:i w:val="0"/>
                  <w:iCs w:val="0"/>
                </w:rPr>
                <w:fldChar w:fldCharType="end"/>
              </w:r>
            </w:del>
            <w:r w:rsidRPr="00346941">
              <w:rPr>
                <w:rFonts w:ascii="Arial" w:hAnsi="Arial"/>
                <w:i w:val="0"/>
                <w:iCs w:val="0"/>
              </w:rPr>
              <w:t xml:space="preserve"> - Representação em DER da relação aluno e estágio.</w:t>
            </w:r>
          </w:p>
          <w:p w14:paraId="20116454" w14:textId="77777777" w:rsidR="00A05C0A" w:rsidRPr="00346941" w:rsidRDefault="000F5B2F" w:rsidP="00A05C0A">
            <w:pPr>
              <w:pStyle w:val="LO-normal"/>
              <w:keepNext/>
              <w:widowControl w:val="0"/>
              <w:spacing w:after="0" w:line="240" w:lineRule="auto"/>
              <w:jc w:val="center"/>
              <w:rPr>
                <w:rFonts w:ascii="Arial" w:hAnsi="Arial" w:cs="Arial"/>
              </w:rPr>
            </w:pPr>
            <w:r w:rsidRPr="00346941">
              <w:rPr>
                <w:rFonts w:ascii="Arial" w:hAnsi="Arial" w:cs="Arial"/>
                <w:noProof/>
              </w:rPr>
              <w:drawing>
                <wp:inline distT="0" distB="0" distL="0" distR="0" wp14:anchorId="08BA9A4E" wp14:editId="027191C4">
                  <wp:extent cx="2952750" cy="947232"/>
                  <wp:effectExtent l="0" t="0" r="0" b="5715"/>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pic:cNvPicPr>
                            <a:picLocks noChangeAspect="1" noChangeArrowheads="1"/>
                          </pic:cNvPicPr>
                        </pic:nvPicPr>
                        <pic:blipFill>
                          <a:blip r:embed="rId25"/>
                          <a:stretch>
                            <a:fillRect/>
                          </a:stretch>
                        </pic:blipFill>
                        <pic:spPr bwMode="auto">
                          <a:xfrm>
                            <a:off x="0" y="0"/>
                            <a:ext cx="3029161" cy="971744"/>
                          </a:xfrm>
                          <a:prstGeom prst="rect">
                            <a:avLst/>
                          </a:prstGeom>
                        </pic:spPr>
                      </pic:pic>
                    </a:graphicData>
                  </a:graphic>
                </wp:inline>
              </w:drawing>
            </w:r>
          </w:p>
          <w:p w14:paraId="7A6CBADF" w14:textId="64EB779E" w:rsidR="00334813" w:rsidRDefault="00A05C0A" w:rsidP="00FB1186">
            <w:pPr>
              <w:pStyle w:val="Caption"/>
              <w:jc w:val="both"/>
              <w:rPr>
                <w:rFonts w:ascii="Arial" w:eastAsia="Arial" w:hAnsi="Arial"/>
              </w:rPr>
            </w:pPr>
            <w:r w:rsidRPr="00346941">
              <w:rPr>
                <w:rFonts w:ascii="Arial" w:hAnsi="Arial"/>
                <w:i w:val="0"/>
                <w:iCs w:val="0"/>
              </w:rPr>
              <w:t>Fonte: Produzido pelo autor do artigo.</w:t>
            </w:r>
          </w:p>
        </w:tc>
      </w:tr>
      <w:tr w:rsidR="00334813" w14:paraId="05BDC6F8" w14:textId="77777777">
        <w:tc>
          <w:tcPr>
            <w:tcW w:w="9072" w:type="dxa"/>
            <w:tcBorders>
              <w:top w:val="single" w:sz="8" w:space="0" w:color="FFFFFF"/>
              <w:left w:val="single" w:sz="8" w:space="0" w:color="FFFFFF"/>
              <w:bottom w:val="single" w:sz="8" w:space="0" w:color="FFFFFF"/>
              <w:right w:val="single" w:sz="8" w:space="0" w:color="FFFFFF"/>
            </w:tcBorders>
            <w:shd w:val="clear" w:color="auto" w:fill="auto"/>
          </w:tcPr>
          <w:p w14:paraId="07C0AD1C" w14:textId="0BEA9B88" w:rsidR="00334813" w:rsidRDefault="00334813">
            <w:pPr>
              <w:pStyle w:val="LO-normal"/>
              <w:widowControl w:val="0"/>
              <w:spacing w:after="0" w:line="240" w:lineRule="auto"/>
              <w:jc w:val="center"/>
              <w:rPr>
                <w:rFonts w:ascii="Arial" w:eastAsia="Arial" w:hAnsi="Arial" w:cs="Arial"/>
                <w:sz w:val="24"/>
                <w:szCs w:val="24"/>
              </w:rPr>
            </w:pPr>
          </w:p>
        </w:tc>
      </w:tr>
    </w:tbl>
    <w:p w14:paraId="5C86C99F" w14:textId="77777777" w:rsidR="00334813" w:rsidRDefault="000F5B2F">
      <w:pPr>
        <w:pStyle w:val="Heading1"/>
        <w:spacing w:before="0" w:after="0" w:line="360" w:lineRule="auto"/>
        <w:rPr>
          <w:sz w:val="24"/>
          <w:szCs w:val="24"/>
        </w:rPr>
        <w:pPrChange w:id="415" w:author="Humberto Dalpra" w:date="2020-12-05T17:20:00Z">
          <w:pPr>
            <w:pStyle w:val="Title"/>
            <w:spacing w:after="0" w:line="360" w:lineRule="auto"/>
            <w:jc w:val="both"/>
          </w:pPr>
        </w:pPrChange>
      </w:pPr>
      <w:bookmarkStart w:id="416" w:name="_heading=h.on4atqgemaq8"/>
      <w:bookmarkEnd w:id="416"/>
      <w:r>
        <w:rPr>
          <w:sz w:val="24"/>
          <w:szCs w:val="24"/>
        </w:rPr>
        <w:t>3 TRABALHOS RELACIONADOS</w:t>
      </w:r>
      <w:r w:rsidRPr="003D6D2D">
        <w:rPr>
          <w:sz w:val="24"/>
          <w:szCs w:val="24"/>
          <w:rPrChange w:id="417" w:author="Humberto Dalpra" w:date="2020-12-05T17:20:00Z">
            <w:rPr/>
          </w:rPrChange>
        </w:rPr>
        <w:t xml:space="preserve"> </w:t>
      </w:r>
    </w:p>
    <w:p w14:paraId="31378CAC" w14:textId="77777777" w:rsidR="004D2D8C" w:rsidRDefault="000F5B2F">
      <w:pPr>
        <w:pStyle w:val="LO-normal"/>
        <w:spacing w:after="0" w:line="360" w:lineRule="auto"/>
        <w:ind w:firstLine="1133"/>
        <w:jc w:val="both"/>
        <w:rPr>
          <w:ins w:id="418" w:author="Humberto Dalpra" w:date="2020-12-05T17:22:00Z"/>
          <w:rFonts w:ascii="Arial" w:eastAsia="Arial" w:hAnsi="Arial" w:cs="Arial"/>
          <w:sz w:val="24"/>
          <w:szCs w:val="24"/>
        </w:rPr>
      </w:pPr>
      <w:r>
        <w:rPr>
          <w:rFonts w:ascii="Arial" w:eastAsia="Arial" w:hAnsi="Arial" w:cs="Arial"/>
          <w:sz w:val="24"/>
          <w:szCs w:val="24"/>
        </w:rPr>
        <w:t xml:space="preserve">Para encontrar os trabalhos relacionados abaixo foi feita uma busca na ferramenta de pesquisa de trabalhos científicos </w:t>
      </w:r>
      <w:ins w:id="419" w:author="Humberto Dalpra" w:date="2020-12-05T17:21:00Z">
        <w:r w:rsidR="00626AEF">
          <w:rPr>
            <w:rFonts w:ascii="Arial" w:eastAsia="Arial" w:hAnsi="Arial" w:cs="Arial"/>
            <w:sz w:val="24"/>
            <w:szCs w:val="24"/>
          </w:rPr>
          <w:t xml:space="preserve">denominada </w:t>
        </w:r>
      </w:ins>
      <w:r>
        <w:rPr>
          <w:rFonts w:ascii="Arial" w:eastAsia="Arial" w:hAnsi="Arial" w:cs="Arial"/>
          <w:sz w:val="24"/>
          <w:szCs w:val="24"/>
        </w:rPr>
        <w:t xml:space="preserve">google acadêmico, com as seguintes </w:t>
      </w:r>
      <w:r w:rsidRPr="00D80AD6">
        <w:rPr>
          <w:rFonts w:ascii="Arial" w:eastAsia="Arial" w:hAnsi="Arial" w:cs="Arial"/>
          <w:i/>
          <w:iCs/>
          <w:sz w:val="24"/>
          <w:szCs w:val="24"/>
          <w:rPrChange w:id="420" w:author="Brauleyn Zofolli Nunes" w:date="2020-12-15T13:46:00Z">
            <w:rPr>
              <w:rFonts w:ascii="Arial" w:eastAsia="Arial" w:hAnsi="Arial" w:cs="Arial"/>
              <w:sz w:val="24"/>
              <w:szCs w:val="24"/>
            </w:rPr>
          </w:rPrChange>
        </w:rPr>
        <w:t>strings</w:t>
      </w:r>
      <w:r>
        <w:rPr>
          <w:rFonts w:ascii="Arial" w:eastAsia="Arial" w:hAnsi="Arial" w:cs="Arial"/>
          <w:sz w:val="24"/>
          <w:szCs w:val="24"/>
        </w:rPr>
        <w:t xml:space="preserve"> de busca: “</w:t>
      </w:r>
      <w:r w:rsidRPr="00D80AD6">
        <w:rPr>
          <w:rFonts w:ascii="Arial" w:eastAsia="Arial" w:hAnsi="Arial" w:cs="Arial"/>
          <w:i/>
          <w:iCs/>
          <w:sz w:val="24"/>
          <w:szCs w:val="24"/>
          <w:rPrChange w:id="421" w:author="Brauleyn Zofolli Nunes" w:date="2020-12-15T13:46:00Z">
            <w:rPr>
              <w:rFonts w:ascii="Arial" w:eastAsia="Arial" w:hAnsi="Arial" w:cs="Arial"/>
              <w:sz w:val="24"/>
              <w:szCs w:val="24"/>
            </w:rPr>
          </w:rPrChange>
        </w:rPr>
        <w:t>software</w:t>
      </w:r>
      <w:r>
        <w:rPr>
          <w:rFonts w:ascii="Arial" w:eastAsia="Arial" w:hAnsi="Arial" w:cs="Arial"/>
          <w:sz w:val="24"/>
          <w:szCs w:val="24"/>
        </w:rPr>
        <w:t xml:space="preserve"> estágio”, “controle estágios”, “</w:t>
      </w:r>
      <w:r w:rsidRPr="00D80AD6">
        <w:rPr>
          <w:rFonts w:ascii="Arial" w:eastAsia="Arial" w:hAnsi="Arial" w:cs="Arial"/>
          <w:i/>
          <w:iCs/>
          <w:sz w:val="24"/>
          <w:szCs w:val="24"/>
          <w:rPrChange w:id="422" w:author="Brauleyn Zofolli Nunes" w:date="2020-12-15T13:46:00Z">
            <w:rPr>
              <w:rFonts w:ascii="Arial" w:eastAsia="Arial" w:hAnsi="Arial" w:cs="Arial"/>
              <w:sz w:val="24"/>
              <w:szCs w:val="24"/>
            </w:rPr>
          </w:rPrChange>
        </w:rPr>
        <w:t>software</w:t>
      </w:r>
      <w:r>
        <w:rPr>
          <w:rFonts w:ascii="Arial" w:eastAsia="Arial" w:hAnsi="Arial" w:cs="Arial"/>
          <w:sz w:val="24"/>
          <w:szCs w:val="24"/>
        </w:rPr>
        <w:t xml:space="preserve"> gerenciador </w:t>
      </w:r>
      <w:del w:id="423" w:author="Humberto Dalpra" w:date="2020-12-05T17:21:00Z">
        <w:r w:rsidDel="00263DF8">
          <w:rPr>
            <w:rFonts w:ascii="Arial" w:eastAsia="Arial" w:hAnsi="Arial" w:cs="Arial"/>
            <w:sz w:val="24"/>
            <w:szCs w:val="24"/>
          </w:rPr>
          <w:delText>estagios</w:delText>
        </w:r>
      </w:del>
      <w:ins w:id="424" w:author="Humberto Dalpra" w:date="2020-12-05T17:21:00Z">
        <w:r w:rsidR="00263DF8">
          <w:rPr>
            <w:rFonts w:ascii="Arial" w:eastAsia="Arial" w:hAnsi="Arial" w:cs="Arial"/>
            <w:sz w:val="24"/>
            <w:szCs w:val="24"/>
          </w:rPr>
          <w:t>estágios</w:t>
        </w:r>
      </w:ins>
      <w:r>
        <w:rPr>
          <w:rFonts w:ascii="Arial" w:eastAsia="Arial" w:hAnsi="Arial" w:cs="Arial"/>
          <w:sz w:val="24"/>
          <w:szCs w:val="24"/>
        </w:rPr>
        <w:t xml:space="preserve">”, “sistema estágio supervisionado”, “sistema informação estágio”. Para a definição dos trabalhos selecionados foram utilizados os seguintes critérios de inclusão: </w:t>
      </w:r>
    </w:p>
    <w:p w14:paraId="6DB867FE" w14:textId="77777777" w:rsidR="000F68FE" w:rsidRDefault="000F5B2F" w:rsidP="004D2D8C">
      <w:pPr>
        <w:pStyle w:val="LO-normal"/>
        <w:numPr>
          <w:ilvl w:val="0"/>
          <w:numId w:val="7"/>
        </w:numPr>
        <w:spacing w:after="0" w:line="360" w:lineRule="auto"/>
        <w:ind w:left="1418" w:hanging="284"/>
        <w:jc w:val="both"/>
        <w:rPr>
          <w:ins w:id="425" w:author="Humberto Dalpra" w:date="2020-12-05T17:22:00Z"/>
          <w:rFonts w:ascii="Arial" w:eastAsia="Arial" w:hAnsi="Arial" w:cs="Arial"/>
          <w:sz w:val="24"/>
          <w:szCs w:val="24"/>
        </w:rPr>
      </w:pPr>
      <w:r>
        <w:rPr>
          <w:rFonts w:ascii="Arial" w:eastAsia="Arial" w:hAnsi="Arial" w:cs="Arial"/>
          <w:sz w:val="24"/>
          <w:szCs w:val="24"/>
        </w:rPr>
        <w:t>Textos em português</w:t>
      </w:r>
      <w:del w:id="426" w:author="Humberto Dalpra" w:date="2020-12-05T17:22:00Z">
        <w:r w:rsidDel="000F68FE">
          <w:rPr>
            <w:rFonts w:ascii="Arial" w:eastAsia="Arial" w:hAnsi="Arial" w:cs="Arial"/>
            <w:sz w:val="24"/>
            <w:szCs w:val="24"/>
          </w:rPr>
          <w:delText xml:space="preserve">, </w:delText>
        </w:r>
      </w:del>
      <w:ins w:id="427" w:author="Humberto Dalpra" w:date="2020-12-05T17:22:00Z">
        <w:r w:rsidR="000F68FE">
          <w:rPr>
            <w:rFonts w:ascii="Arial" w:eastAsia="Arial" w:hAnsi="Arial" w:cs="Arial"/>
            <w:sz w:val="24"/>
            <w:szCs w:val="24"/>
          </w:rPr>
          <w:t>;</w:t>
        </w:r>
      </w:ins>
    </w:p>
    <w:p w14:paraId="74BCA603" w14:textId="77777777" w:rsidR="000F68FE" w:rsidRDefault="000F68FE" w:rsidP="004D2D8C">
      <w:pPr>
        <w:pStyle w:val="LO-normal"/>
        <w:numPr>
          <w:ilvl w:val="0"/>
          <w:numId w:val="7"/>
        </w:numPr>
        <w:spacing w:after="0" w:line="360" w:lineRule="auto"/>
        <w:ind w:left="1418" w:hanging="284"/>
        <w:jc w:val="both"/>
        <w:rPr>
          <w:ins w:id="428" w:author="Humberto Dalpra" w:date="2020-12-05T17:22:00Z"/>
          <w:rFonts w:ascii="Arial" w:eastAsia="Arial" w:hAnsi="Arial" w:cs="Arial"/>
          <w:sz w:val="24"/>
          <w:szCs w:val="24"/>
        </w:rPr>
      </w:pPr>
      <w:ins w:id="429" w:author="Humberto Dalpra" w:date="2020-12-05T17:22:00Z">
        <w:r>
          <w:rPr>
            <w:rFonts w:ascii="Arial" w:eastAsia="Arial" w:hAnsi="Arial" w:cs="Arial"/>
            <w:sz w:val="24"/>
            <w:szCs w:val="24"/>
          </w:rPr>
          <w:t>S</w:t>
        </w:r>
      </w:ins>
      <w:del w:id="430" w:author="Humberto Dalpra" w:date="2020-12-05T17:22:00Z">
        <w:r w:rsidR="000F5B2F" w:rsidDel="000F68FE">
          <w:rPr>
            <w:rFonts w:ascii="Arial" w:eastAsia="Arial" w:hAnsi="Arial" w:cs="Arial"/>
            <w:sz w:val="24"/>
            <w:szCs w:val="24"/>
          </w:rPr>
          <w:delText>s</w:delText>
        </w:r>
      </w:del>
      <w:r w:rsidR="000F5B2F">
        <w:rPr>
          <w:rFonts w:ascii="Arial" w:eastAsia="Arial" w:hAnsi="Arial" w:cs="Arial"/>
          <w:sz w:val="24"/>
          <w:szCs w:val="24"/>
        </w:rPr>
        <w:t>istemas para controle de estágio em instituição superior</w:t>
      </w:r>
      <w:del w:id="431" w:author="Humberto Dalpra" w:date="2020-12-05T17:22:00Z">
        <w:r w:rsidR="000F5B2F" w:rsidDel="000F68FE">
          <w:rPr>
            <w:rFonts w:ascii="Arial" w:eastAsia="Arial" w:hAnsi="Arial" w:cs="Arial"/>
            <w:sz w:val="24"/>
            <w:szCs w:val="24"/>
          </w:rPr>
          <w:delText xml:space="preserve">, </w:delText>
        </w:r>
      </w:del>
      <w:ins w:id="432" w:author="Humberto Dalpra" w:date="2020-12-05T17:22:00Z">
        <w:r>
          <w:rPr>
            <w:rFonts w:ascii="Arial" w:eastAsia="Arial" w:hAnsi="Arial" w:cs="Arial"/>
            <w:sz w:val="24"/>
            <w:szCs w:val="24"/>
          </w:rPr>
          <w:t>;</w:t>
        </w:r>
      </w:ins>
    </w:p>
    <w:p w14:paraId="084C5299" w14:textId="77777777" w:rsidR="00C63758" w:rsidRDefault="000F5B2F" w:rsidP="004D2D8C">
      <w:pPr>
        <w:pStyle w:val="LO-normal"/>
        <w:numPr>
          <w:ilvl w:val="0"/>
          <w:numId w:val="7"/>
        </w:numPr>
        <w:spacing w:after="0" w:line="360" w:lineRule="auto"/>
        <w:ind w:left="1418" w:hanging="284"/>
        <w:jc w:val="both"/>
        <w:rPr>
          <w:ins w:id="433" w:author="Humberto Dalpra" w:date="2020-12-05T17:23:00Z"/>
          <w:rFonts w:ascii="Arial" w:eastAsia="Arial" w:hAnsi="Arial" w:cs="Arial"/>
          <w:sz w:val="24"/>
          <w:szCs w:val="24"/>
        </w:rPr>
      </w:pPr>
      <w:del w:id="434" w:author="Humberto Dalpra" w:date="2020-12-05T17:23:00Z">
        <w:r w:rsidDel="000F68FE">
          <w:rPr>
            <w:rFonts w:ascii="Arial" w:eastAsia="Arial" w:hAnsi="Arial" w:cs="Arial"/>
            <w:sz w:val="24"/>
            <w:szCs w:val="24"/>
          </w:rPr>
          <w:delText xml:space="preserve">trabalhos </w:delText>
        </w:r>
      </w:del>
      <w:ins w:id="435" w:author="Humberto Dalpra" w:date="2020-12-05T17:23:00Z">
        <w:r w:rsidR="000F68FE">
          <w:rPr>
            <w:rFonts w:ascii="Arial" w:eastAsia="Arial" w:hAnsi="Arial" w:cs="Arial"/>
            <w:sz w:val="24"/>
            <w:szCs w:val="24"/>
          </w:rPr>
          <w:t xml:space="preserve">Trabalhos </w:t>
        </w:r>
      </w:ins>
      <w:r>
        <w:rPr>
          <w:rFonts w:ascii="Arial" w:eastAsia="Arial" w:hAnsi="Arial" w:cs="Arial"/>
          <w:sz w:val="24"/>
          <w:szCs w:val="24"/>
        </w:rPr>
        <w:t xml:space="preserve">publicados em até 5 anos. </w:t>
      </w:r>
    </w:p>
    <w:p w14:paraId="358B1E19" w14:textId="77777777" w:rsidR="0086178D" w:rsidRDefault="0086178D">
      <w:pPr>
        <w:spacing w:after="0" w:line="240" w:lineRule="auto"/>
        <w:rPr>
          <w:ins w:id="436" w:author="Humberto Dalpra" w:date="2020-12-05T17:24:00Z"/>
          <w:rFonts w:ascii="Arial" w:eastAsia="Arial" w:hAnsi="Arial" w:cs="Arial"/>
          <w:sz w:val="24"/>
          <w:szCs w:val="24"/>
        </w:rPr>
      </w:pPr>
      <w:ins w:id="437" w:author="Humberto Dalpra" w:date="2020-12-05T17:24:00Z">
        <w:r>
          <w:rPr>
            <w:rFonts w:ascii="Arial" w:eastAsia="Arial" w:hAnsi="Arial" w:cs="Arial"/>
            <w:sz w:val="24"/>
            <w:szCs w:val="24"/>
          </w:rPr>
          <w:br w:type="page"/>
        </w:r>
      </w:ins>
    </w:p>
    <w:p w14:paraId="32ADF2CD" w14:textId="56487A5D" w:rsidR="0086178D" w:rsidRDefault="000F5B2F" w:rsidP="00C63758">
      <w:pPr>
        <w:pStyle w:val="LO-normal"/>
        <w:spacing w:after="0" w:line="360" w:lineRule="auto"/>
        <w:ind w:firstLine="1134"/>
        <w:jc w:val="both"/>
        <w:rPr>
          <w:ins w:id="438" w:author="Humberto Dalpra" w:date="2020-12-05T17:23:00Z"/>
          <w:rFonts w:ascii="Arial" w:eastAsia="Arial" w:hAnsi="Arial" w:cs="Arial"/>
          <w:sz w:val="24"/>
          <w:szCs w:val="24"/>
        </w:rPr>
      </w:pPr>
      <w:r>
        <w:rPr>
          <w:rFonts w:ascii="Arial" w:eastAsia="Arial" w:hAnsi="Arial" w:cs="Arial"/>
          <w:sz w:val="24"/>
          <w:szCs w:val="24"/>
        </w:rPr>
        <w:lastRenderedPageBreak/>
        <w:t xml:space="preserve">Como critérios de exclusão dos </w:t>
      </w:r>
      <w:r w:rsidR="003624C3">
        <w:rPr>
          <w:rFonts w:ascii="Arial" w:eastAsia="Arial" w:hAnsi="Arial" w:cs="Arial"/>
          <w:sz w:val="24"/>
          <w:szCs w:val="24"/>
        </w:rPr>
        <w:t>trabalhos</w:t>
      </w:r>
      <w:r>
        <w:rPr>
          <w:rFonts w:ascii="Arial" w:eastAsia="Arial" w:hAnsi="Arial" w:cs="Arial"/>
          <w:sz w:val="24"/>
          <w:szCs w:val="24"/>
        </w:rPr>
        <w:t xml:space="preserve"> mostrados, foram usados: </w:t>
      </w:r>
    </w:p>
    <w:p w14:paraId="3F2AD2D2" w14:textId="77777777" w:rsidR="0086178D" w:rsidRDefault="000F5B2F" w:rsidP="0086178D">
      <w:pPr>
        <w:pStyle w:val="LO-normal"/>
        <w:numPr>
          <w:ilvl w:val="0"/>
          <w:numId w:val="8"/>
        </w:numPr>
        <w:spacing w:after="0" w:line="360" w:lineRule="auto"/>
        <w:ind w:left="1418" w:hanging="284"/>
        <w:jc w:val="both"/>
        <w:rPr>
          <w:ins w:id="439" w:author="Humberto Dalpra" w:date="2020-12-05T17:24:00Z"/>
          <w:rFonts w:ascii="Arial" w:eastAsia="Arial" w:hAnsi="Arial" w:cs="Arial"/>
          <w:sz w:val="24"/>
          <w:szCs w:val="24"/>
        </w:rPr>
      </w:pPr>
      <w:r>
        <w:rPr>
          <w:rFonts w:ascii="Arial" w:eastAsia="Arial" w:hAnsi="Arial" w:cs="Arial"/>
          <w:sz w:val="24"/>
          <w:szCs w:val="24"/>
        </w:rPr>
        <w:t xml:space="preserve">Trabalhos publicados </w:t>
      </w:r>
      <w:r w:rsidR="00C3089C">
        <w:rPr>
          <w:rFonts w:ascii="Arial" w:eastAsia="Arial" w:hAnsi="Arial" w:cs="Arial"/>
          <w:sz w:val="24"/>
          <w:szCs w:val="24"/>
        </w:rPr>
        <w:t xml:space="preserve">há </w:t>
      </w:r>
      <w:r>
        <w:rPr>
          <w:rFonts w:ascii="Arial" w:eastAsia="Arial" w:hAnsi="Arial" w:cs="Arial"/>
          <w:sz w:val="24"/>
          <w:szCs w:val="24"/>
        </w:rPr>
        <w:t>mais de 5 anos</w:t>
      </w:r>
      <w:del w:id="440" w:author="Humberto Dalpra" w:date="2020-12-05T17:24:00Z">
        <w:r w:rsidDel="0086178D">
          <w:rPr>
            <w:rFonts w:ascii="Arial" w:eastAsia="Arial" w:hAnsi="Arial" w:cs="Arial"/>
            <w:sz w:val="24"/>
            <w:szCs w:val="24"/>
          </w:rPr>
          <w:delText xml:space="preserve">, </w:delText>
        </w:r>
      </w:del>
      <w:ins w:id="441" w:author="Humberto Dalpra" w:date="2020-12-05T17:24:00Z">
        <w:r w:rsidR="0086178D">
          <w:rPr>
            <w:rFonts w:ascii="Arial" w:eastAsia="Arial" w:hAnsi="Arial" w:cs="Arial"/>
            <w:sz w:val="24"/>
            <w:szCs w:val="24"/>
          </w:rPr>
          <w:t xml:space="preserve">; </w:t>
        </w:r>
      </w:ins>
    </w:p>
    <w:p w14:paraId="4391B546" w14:textId="77777777" w:rsidR="0086178D" w:rsidRDefault="000F5B2F" w:rsidP="0086178D">
      <w:pPr>
        <w:pStyle w:val="LO-normal"/>
        <w:numPr>
          <w:ilvl w:val="0"/>
          <w:numId w:val="8"/>
        </w:numPr>
        <w:spacing w:after="0" w:line="360" w:lineRule="auto"/>
        <w:ind w:left="1418" w:hanging="284"/>
        <w:jc w:val="both"/>
        <w:rPr>
          <w:ins w:id="442" w:author="Humberto Dalpra" w:date="2020-12-05T17:24:00Z"/>
          <w:rFonts w:ascii="Arial" w:eastAsia="Arial" w:hAnsi="Arial" w:cs="Arial"/>
          <w:sz w:val="24"/>
          <w:szCs w:val="24"/>
        </w:rPr>
      </w:pPr>
      <w:del w:id="443" w:author="Humberto Dalpra" w:date="2020-12-05T17:24:00Z">
        <w:r w:rsidDel="0086178D">
          <w:rPr>
            <w:rFonts w:ascii="Arial" w:eastAsia="Arial" w:hAnsi="Arial" w:cs="Arial"/>
            <w:sz w:val="24"/>
            <w:szCs w:val="24"/>
          </w:rPr>
          <w:delText xml:space="preserve">artigos </w:delText>
        </w:r>
      </w:del>
      <w:ins w:id="444" w:author="Humberto Dalpra" w:date="2020-12-05T17:24:00Z">
        <w:r w:rsidR="0086178D">
          <w:rPr>
            <w:rFonts w:ascii="Arial" w:eastAsia="Arial" w:hAnsi="Arial" w:cs="Arial"/>
            <w:sz w:val="24"/>
            <w:szCs w:val="24"/>
          </w:rPr>
          <w:t xml:space="preserve">Artigos </w:t>
        </w:r>
      </w:ins>
      <w:r>
        <w:rPr>
          <w:rFonts w:ascii="Arial" w:eastAsia="Arial" w:hAnsi="Arial" w:cs="Arial"/>
          <w:sz w:val="24"/>
          <w:szCs w:val="24"/>
        </w:rPr>
        <w:t>curtos</w:t>
      </w:r>
      <w:del w:id="445" w:author="Humberto Dalpra" w:date="2020-12-05T17:24:00Z">
        <w:r w:rsidDel="0086178D">
          <w:rPr>
            <w:rFonts w:ascii="Arial" w:eastAsia="Arial" w:hAnsi="Arial" w:cs="Arial"/>
            <w:sz w:val="24"/>
            <w:szCs w:val="24"/>
          </w:rPr>
          <w:delText xml:space="preserve">, </w:delText>
        </w:r>
      </w:del>
      <w:ins w:id="446" w:author="Humberto Dalpra" w:date="2020-12-05T17:24:00Z">
        <w:r w:rsidR="0086178D">
          <w:rPr>
            <w:rFonts w:ascii="Arial" w:eastAsia="Arial" w:hAnsi="Arial" w:cs="Arial"/>
            <w:sz w:val="24"/>
            <w:szCs w:val="24"/>
          </w:rPr>
          <w:t xml:space="preserve">; </w:t>
        </w:r>
      </w:ins>
    </w:p>
    <w:p w14:paraId="39F1B513" w14:textId="425FA50C" w:rsidR="00334813" w:rsidRDefault="000F5B2F">
      <w:pPr>
        <w:pStyle w:val="LO-normal"/>
        <w:numPr>
          <w:ilvl w:val="0"/>
          <w:numId w:val="8"/>
        </w:numPr>
        <w:spacing w:after="0" w:line="360" w:lineRule="auto"/>
        <w:ind w:left="1418" w:hanging="284"/>
        <w:jc w:val="both"/>
        <w:rPr>
          <w:rFonts w:ascii="Arial" w:eastAsia="Arial" w:hAnsi="Arial" w:cs="Arial"/>
          <w:sz w:val="24"/>
          <w:szCs w:val="24"/>
        </w:rPr>
        <w:pPrChange w:id="447" w:author="Humberto Dalpra" w:date="2020-12-05T17:24:00Z">
          <w:pPr>
            <w:pStyle w:val="LO-normal"/>
            <w:spacing w:after="0" w:line="360" w:lineRule="auto"/>
            <w:ind w:firstLine="1133"/>
            <w:jc w:val="both"/>
          </w:pPr>
        </w:pPrChange>
      </w:pPr>
      <w:del w:id="448" w:author="Humberto Dalpra" w:date="2020-12-05T17:24:00Z">
        <w:r w:rsidDel="0086178D">
          <w:rPr>
            <w:rFonts w:ascii="Arial" w:eastAsia="Arial" w:hAnsi="Arial" w:cs="Arial"/>
            <w:sz w:val="24"/>
            <w:szCs w:val="24"/>
          </w:rPr>
          <w:delText xml:space="preserve">softwares </w:delText>
        </w:r>
      </w:del>
      <w:ins w:id="449" w:author="Humberto Dalpra" w:date="2020-12-05T17:24:00Z">
        <w:r w:rsidR="0086178D">
          <w:rPr>
            <w:rFonts w:ascii="Arial" w:eastAsia="Arial" w:hAnsi="Arial" w:cs="Arial"/>
            <w:sz w:val="24"/>
            <w:szCs w:val="24"/>
          </w:rPr>
          <w:t xml:space="preserve">Softwares </w:t>
        </w:r>
      </w:ins>
      <w:r>
        <w:rPr>
          <w:rFonts w:ascii="Arial" w:eastAsia="Arial" w:hAnsi="Arial" w:cs="Arial"/>
          <w:sz w:val="24"/>
          <w:szCs w:val="24"/>
        </w:rPr>
        <w:t>baseados em linguagens não orientadas a objetos.</w:t>
      </w:r>
    </w:p>
    <w:p w14:paraId="08BC6B5A" w14:textId="2D0B970A"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Existem alguns projetos envolvendo o desenvolvimento de software para controlar estágios em instituições acadêmicas. Existe o ADAMAN (Academic Document Manager), um software proposto e desenvolvido para o gerenciamento dos processos de Atividades Complementares (AC) e Estágio Supervisionado Obrigatório (ESO) para o curso de Licenciatura em Computação na Universidade Federal Rural da Amazônia (SOUZA, 2019). O sistema proposto aumentou a eficiência, agilidade e a transparência dos diversos processos de AC e ESO's</w:t>
      </w:r>
      <w:del w:id="450" w:author="Humberto Dalpra" w:date="2020-12-05T17:25:00Z">
        <w:r w:rsidDel="00A64DB7">
          <w:rPr>
            <w:rFonts w:ascii="Arial" w:eastAsia="Arial" w:hAnsi="Arial" w:cs="Arial"/>
            <w:sz w:val="24"/>
            <w:szCs w:val="24"/>
          </w:rPr>
          <w:delText xml:space="preserve"> </w:delText>
        </w:r>
      </w:del>
      <w:r>
        <w:rPr>
          <w:rFonts w:ascii="Arial" w:eastAsia="Arial" w:hAnsi="Arial" w:cs="Arial"/>
          <w:sz w:val="24"/>
          <w:szCs w:val="24"/>
        </w:rPr>
        <w:t>, mas se limitou a somente um curso da universidade. Há também o SISESTAGIOS: Sistema Web para Controle de Estágios Supervisionados no Ensino Superior (SOUZA; ROCHA; BALUZ, 2016). Este sistema teve como objetivo sistematizar e automatizar os processos que envolvem o estágio supervisionado do Curso de Ciências da Computação da Universidade Estadual do Piauí. O software obteve uma ótima avaliação dos usuários, medida através de um questionário, baseado no método SUS (System Usability Scale).</w:t>
      </w:r>
    </w:p>
    <w:p w14:paraId="3F6F202E" w14:textId="5F7A242C" w:rsidR="00334813" w:rsidRDefault="008967F9">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Há</w:t>
      </w:r>
      <w:r w:rsidR="000F5B2F">
        <w:rPr>
          <w:rFonts w:ascii="Arial" w:eastAsia="Arial" w:hAnsi="Arial" w:cs="Arial"/>
          <w:sz w:val="24"/>
          <w:szCs w:val="24"/>
        </w:rPr>
        <w:t xml:space="preserve"> também o Sistema para Controle </w:t>
      </w:r>
      <w:r w:rsidR="005E56B8">
        <w:rPr>
          <w:rFonts w:ascii="Arial" w:eastAsia="Arial" w:hAnsi="Arial" w:cs="Arial"/>
          <w:sz w:val="24"/>
          <w:szCs w:val="24"/>
        </w:rPr>
        <w:t>de Estágio</w:t>
      </w:r>
      <w:r w:rsidR="000F5B2F">
        <w:rPr>
          <w:rFonts w:ascii="Arial" w:eastAsia="Arial" w:hAnsi="Arial" w:cs="Arial"/>
          <w:sz w:val="24"/>
          <w:szCs w:val="24"/>
        </w:rPr>
        <w:t xml:space="preserve"> Supervisionado do Departamento Acadêmico de Informática, que teve o objetivo de controlar o histórico dos estágios supervisionados e não supervisionados, dos cursos do Departamento Acadêmico de Informática da Universidade Tecnológica do Paraná. (LEONCIO, 2018). Essa aplicação substituiu o uso de planilhas eletrônicas que armazenavam os dados, por um sistema Web que melhorou o desempenho, a integridade e segurança dos dados armazenados. Outro trabalho relacionado é o SISEST - Sistema Gerenciador de Estágios, que propôs um software para permitir a manutenção dos dados de todos os envolvidos no processo de estágio, que eram os alunos, professores, supervisores, intermediários e as empresas (FERRO, 2012). Além disso há a manutenção dos dados de documentos relacionados, como contratos e relatórios, que possibilitaram auditorias mais eficientes por parte de órgãos de fiscalização, como o Ministério do Trabalho. O sistema apresentado conseguiu atingir os objetivos propostos e contribuiu para um melhor gerenciamento dos estágios pela coordenação do curso de Tecnologia em Análise de Desenvolvimento de Sistemas da Universidade Federal do Paraná.</w:t>
      </w:r>
    </w:p>
    <w:p w14:paraId="7806BBED" w14:textId="3B9BF3B0" w:rsidR="009B5A38" w:rsidRPr="009B5A38" w:rsidRDefault="000F5B2F" w:rsidP="009B5A38">
      <w:pPr>
        <w:pStyle w:val="Heading1"/>
        <w:spacing w:after="0" w:line="360" w:lineRule="auto"/>
        <w:jc w:val="both"/>
      </w:pPr>
      <w:bookmarkStart w:id="451" w:name="_heading=h.3znysh7"/>
      <w:bookmarkEnd w:id="451"/>
      <w:r>
        <w:rPr>
          <w:sz w:val="24"/>
          <w:szCs w:val="24"/>
        </w:rPr>
        <w:lastRenderedPageBreak/>
        <w:t>4 DESENVOLVIMENTO</w:t>
      </w:r>
    </w:p>
    <w:p w14:paraId="15395E62" w14:textId="77777777" w:rsidR="00334813" w:rsidRDefault="00334813">
      <w:pPr>
        <w:pStyle w:val="LO-normal"/>
        <w:spacing w:after="0" w:line="360" w:lineRule="auto"/>
        <w:jc w:val="both"/>
        <w:rPr>
          <w:rFonts w:ascii="Arial" w:eastAsia="Arial" w:hAnsi="Arial" w:cs="Arial"/>
          <w:b/>
          <w:sz w:val="24"/>
          <w:szCs w:val="24"/>
        </w:rPr>
      </w:pPr>
    </w:p>
    <w:p w14:paraId="0ED1E6CE" w14:textId="06566D9F" w:rsidR="006A0137" w:rsidRDefault="006A0137">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 xml:space="preserve">O </w:t>
      </w:r>
      <w:r w:rsidR="00974678">
        <w:rPr>
          <w:rFonts w:ascii="Arial" w:eastAsia="Arial" w:hAnsi="Arial" w:cs="Arial"/>
          <w:sz w:val="24"/>
          <w:szCs w:val="24"/>
        </w:rPr>
        <w:t xml:space="preserve">protótipo do </w:t>
      </w:r>
      <w:r>
        <w:rPr>
          <w:rFonts w:ascii="Arial" w:eastAsia="Arial" w:hAnsi="Arial" w:cs="Arial"/>
          <w:sz w:val="24"/>
          <w:szCs w:val="24"/>
        </w:rPr>
        <w:t xml:space="preserve">sistema </w:t>
      </w:r>
      <w:r w:rsidR="00CB6C8B">
        <w:rPr>
          <w:rFonts w:ascii="Arial" w:eastAsia="Arial" w:hAnsi="Arial" w:cs="Arial"/>
          <w:sz w:val="24"/>
          <w:szCs w:val="24"/>
        </w:rPr>
        <w:t xml:space="preserve">descrito </w:t>
      </w:r>
      <w:r w:rsidR="00DA7EDB">
        <w:rPr>
          <w:rFonts w:ascii="Arial" w:eastAsia="Arial" w:hAnsi="Arial" w:cs="Arial"/>
          <w:sz w:val="24"/>
          <w:szCs w:val="24"/>
        </w:rPr>
        <w:t>foi</w:t>
      </w:r>
      <w:r w:rsidR="00CB6C8B">
        <w:rPr>
          <w:rFonts w:ascii="Arial" w:eastAsia="Arial" w:hAnsi="Arial" w:cs="Arial"/>
          <w:sz w:val="24"/>
          <w:szCs w:val="24"/>
        </w:rPr>
        <w:t xml:space="preserve"> desenvolvido</w:t>
      </w:r>
      <w:r w:rsidR="0077394D">
        <w:rPr>
          <w:rFonts w:ascii="Arial" w:eastAsia="Arial" w:hAnsi="Arial" w:cs="Arial"/>
          <w:sz w:val="24"/>
          <w:szCs w:val="24"/>
        </w:rPr>
        <w:t xml:space="preserve"> na ferramenta </w:t>
      </w:r>
      <w:r w:rsidR="0077394D" w:rsidRPr="00F62C5B">
        <w:rPr>
          <w:rFonts w:ascii="Arial" w:eastAsia="Arial" w:hAnsi="Arial" w:cs="Arial"/>
          <w:i/>
          <w:iCs/>
          <w:sz w:val="24"/>
          <w:szCs w:val="24"/>
        </w:rPr>
        <w:t>open source</w:t>
      </w:r>
      <w:r w:rsidR="00F62C5B">
        <w:rPr>
          <w:rFonts w:ascii="Arial" w:eastAsia="Arial" w:hAnsi="Arial" w:cs="Arial"/>
          <w:sz w:val="24"/>
          <w:szCs w:val="24"/>
        </w:rPr>
        <w:t xml:space="preserve"> </w:t>
      </w:r>
      <w:r w:rsidR="00F62C5B" w:rsidRPr="007A4DE7">
        <w:rPr>
          <w:rFonts w:ascii="Arial" w:eastAsia="Arial" w:hAnsi="Arial" w:cs="Arial"/>
          <w:i/>
          <w:iCs/>
          <w:sz w:val="24"/>
          <w:szCs w:val="24"/>
        </w:rPr>
        <w:t>Pencil Project</w:t>
      </w:r>
      <w:r w:rsidR="00F62C5B">
        <w:rPr>
          <w:rFonts w:ascii="Arial" w:eastAsia="Arial" w:hAnsi="Arial" w:cs="Arial"/>
          <w:sz w:val="24"/>
          <w:szCs w:val="24"/>
        </w:rPr>
        <w:t xml:space="preserve"> em sua versão</w:t>
      </w:r>
      <w:r w:rsidR="007A4DE7">
        <w:rPr>
          <w:rFonts w:ascii="Arial" w:eastAsia="Arial" w:hAnsi="Arial" w:cs="Arial"/>
          <w:sz w:val="24"/>
          <w:szCs w:val="24"/>
        </w:rPr>
        <w:t xml:space="preserve"> 3.1.0</w:t>
      </w:r>
      <w:commentRangeStart w:id="452"/>
      <w:commentRangeEnd w:id="452"/>
      <w:r w:rsidR="0067276D">
        <w:rPr>
          <w:rStyle w:val="CommentReference"/>
          <w:rFonts w:cs="Mangal"/>
        </w:rPr>
        <w:commentReference w:id="452"/>
      </w:r>
      <w:r w:rsidR="00381A16">
        <w:rPr>
          <w:rFonts w:ascii="Arial" w:eastAsia="Arial" w:hAnsi="Arial" w:cs="Arial"/>
          <w:sz w:val="24"/>
          <w:szCs w:val="24"/>
        </w:rPr>
        <w:t>.</w:t>
      </w:r>
    </w:p>
    <w:p w14:paraId="54E6A480" w14:textId="1EC05934" w:rsidR="00334813" w:rsidRDefault="00E16D26">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 xml:space="preserve">No processo de desenvolvimento do </w:t>
      </w:r>
      <w:r w:rsidR="004929F4">
        <w:rPr>
          <w:rFonts w:ascii="Arial" w:eastAsia="Arial" w:hAnsi="Arial" w:cs="Arial"/>
          <w:sz w:val="24"/>
          <w:szCs w:val="24"/>
        </w:rPr>
        <w:t>protótipo</w:t>
      </w:r>
      <w:r w:rsidR="004965C1">
        <w:rPr>
          <w:rFonts w:ascii="Arial" w:eastAsia="Arial" w:hAnsi="Arial" w:cs="Arial"/>
          <w:sz w:val="24"/>
          <w:szCs w:val="24"/>
        </w:rPr>
        <w:t>, a organização da</w:t>
      </w:r>
      <w:r w:rsidR="004929F4">
        <w:rPr>
          <w:rFonts w:ascii="Arial" w:eastAsia="Arial" w:hAnsi="Arial" w:cs="Arial"/>
          <w:sz w:val="24"/>
          <w:szCs w:val="24"/>
        </w:rPr>
        <w:t>s</w:t>
      </w:r>
      <w:r w:rsidR="004965C1">
        <w:rPr>
          <w:rFonts w:ascii="Arial" w:eastAsia="Arial" w:hAnsi="Arial" w:cs="Arial"/>
          <w:sz w:val="24"/>
          <w:szCs w:val="24"/>
        </w:rPr>
        <w:t xml:space="preserve"> tela</w:t>
      </w:r>
      <w:r w:rsidR="004929F4">
        <w:rPr>
          <w:rFonts w:ascii="Arial" w:eastAsia="Arial" w:hAnsi="Arial" w:cs="Arial"/>
          <w:sz w:val="24"/>
          <w:szCs w:val="24"/>
        </w:rPr>
        <w:t>s</w:t>
      </w:r>
      <w:r w:rsidR="004965C1">
        <w:rPr>
          <w:rFonts w:ascii="Arial" w:eastAsia="Arial" w:hAnsi="Arial" w:cs="Arial"/>
          <w:sz w:val="24"/>
          <w:szCs w:val="24"/>
        </w:rPr>
        <w:t xml:space="preserve"> foi proposta conforme</w:t>
      </w:r>
      <w:r w:rsidR="000F5B2F">
        <w:rPr>
          <w:rFonts w:ascii="Arial" w:eastAsia="Arial" w:hAnsi="Arial" w:cs="Arial"/>
          <w:sz w:val="24"/>
          <w:szCs w:val="24"/>
        </w:rPr>
        <w:t xml:space="preserve"> pode ser visualizada na </w:t>
      </w:r>
      <w:r w:rsidR="00EB6C8B">
        <w:rPr>
          <w:rFonts w:ascii="Arial" w:eastAsia="Arial" w:hAnsi="Arial" w:cs="Arial"/>
          <w:sz w:val="24"/>
          <w:szCs w:val="24"/>
        </w:rPr>
        <w:t>F</w:t>
      </w:r>
      <w:r w:rsidR="000F5B2F">
        <w:rPr>
          <w:rFonts w:ascii="Arial" w:eastAsia="Arial" w:hAnsi="Arial" w:cs="Arial"/>
          <w:sz w:val="24"/>
          <w:szCs w:val="24"/>
        </w:rPr>
        <w:t>igura</w:t>
      </w:r>
      <w:r w:rsidR="00CE1997">
        <w:rPr>
          <w:rFonts w:ascii="Arial" w:eastAsia="Arial" w:hAnsi="Arial" w:cs="Arial"/>
          <w:sz w:val="24"/>
          <w:szCs w:val="24"/>
        </w:rPr>
        <w:t xml:space="preserve"> </w:t>
      </w:r>
      <w:ins w:id="453" w:author="Brauleyn Zofolli Nunes" w:date="2020-12-15T13:48:00Z">
        <w:r w:rsidR="00415421">
          <w:rPr>
            <w:rFonts w:ascii="Arial" w:eastAsia="Arial" w:hAnsi="Arial" w:cs="Arial"/>
            <w:sz w:val="24"/>
            <w:szCs w:val="24"/>
          </w:rPr>
          <w:t>7</w:t>
        </w:r>
      </w:ins>
      <w:del w:id="454" w:author="Brauleyn Zofolli Nunes" w:date="2020-12-15T13:48:00Z">
        <w:r w:rsidR="00CE1997" w:rsidDel="00415421">
          <w:rPr>
            <w:rFonts w:ascii="Arial" w:eastAsia="Arial" w:hAnsi="Arial" w:cs="Arial"/>
            <w:sz w:val="24"/>
            <w:szCs w:val="24"/>
          </w:rPr>
          <w:delText>11</w:delText>
        </w:r>
      </w:del>
      <w:r w:rsidR="004965C1">
        <w:rPr>
          <w:rFonts w:ascii="Arial" w:eastAsia="Arial" w:hAnsi="Arial" w:cs="Arial"/>
          <w:sz w:val="24"/>
          <w:szCs w:val="24"/>
        </w:rPr>
        <w:t>:</w:t>
      </w:r>
    </w:p>
    <w:p w14:paraId="2F41A69B" w14:textId="77777777" w:rsidR="00334813" w:rsidRDefault="00334813">
      <w:pPr>
        <w:pStyle w:val="LO-normal"/>
        <w:spacing w:after="0" w:line="360" w:lineRule="auto"/>
        <w:ind w:firstLine="1133"/>
        <w:jc w:val="both"/>
        <w:rPr>
          <w:rFonts w:ascii="Arial" w:eastAsia="Arial" w:hAnsi="Arial" w:cs="Arial"/>
          <w:sz w:val="24"/>
          <w:szCs w:val="24"/>
        </w:rPr>
      </w:pPr>
    </w:p>
    <w:tbl>
      <w:tblPr>
        <w:tblStyle w:val="TableNormal2"/>
        <w:tblW w:w="9080" w:type="dxa"/>
        <w:tblInd w:w="0" w:type="dxa"/>
        <w:tblCellMar>
          <w:top w:w="100" w:type="dxa"/>
          <w:left w:w="100" w:type="dxa"/>
          <w:bottom w:w="100" w:type="dxa"/>
          <w:right w:w="100" w:type="dxa"/>
        </w:tblCellMar>
        <w:tblLook w:val="0600" w:firstRow="0" w:lastRow="0" w:firstColumn="0" w:lastColumn="0" w:noHBand="1" w:noVBand="1"/>
      </w:tblPr>
      <w:tblGrid>
        <w:gridCol w:w="9080"/>
      </w:tblGrid>
      <w:tr w:rsidR="00334813" w14:paraId="3C5C3334" w14:textId="77777777" w:rsidTr="00A05C0A">
        <w:tc>
          <w:tcPr>
            <w:tcW w:w="9080" w:type="dxa"/>
            <w:tcBorders>
              <w:top w:val="single" w:sz="8" w:space="0" w:color="FFFFFF"/>
              <w:left w:val="single" w:sz="8" w:space="0" w:color="FFFFFF"/>
              <w:bottom w:val="single" w:sz="8" w:space="0" w:color="FFFFFF"/>
              <w:right w:val="single" w:sz="8" w:space="0" w:color="FFFFFF"/>
            </w:tcBorders>
            <w:shd w:val="clear" w:color="auto" w:fill="auto"/>
          </w:tcPr>
          <w:p w14:paraId="2F763032" w14:textId="033D451A" w:rsidR="00A05C0A" w:rsidRPr="00346941" w:rsidRDefault="00A60B3C" w:rsidP="00A05C0A">
            <w:pPr>
              <w:pStyle w:val="Caption"/>
              <w:keepNext/>
              <w:jc w:val="both"/>
              <w:rPr>
                <w:rFonts w:ascii="Arial" w:hAnsi="Arial"/>
                <w:i w:val="0"/>
                <w:iCs w:val="0"/>
              </w:rPr>
            </w:pPr>
            <w:r w:rsidRPr="00346941">
              <w:rPr>
                <w:rFonts w:ascii="Arial" w:hAnsi="Arial"/>
                <w:i w:val="0"/>
                <w:iCs w:val="0"/>
                <w:noProof/>
              </w:rPr>
              <w:drawing>
                <wp:anchor distT="0" distB="0" distL="114300" distR="114300" simplePos="0" relativeHeight="251666432" behindDoc="0" locked="0" layoutInCell="1" allowOverlap="1" wp14:anchorId="2F562688" wp14:editId="0A168E35">
                  <wp:simplePos x="0" y="0"/>
                  <wp:positionH relativeFrom="column">
                    <wp:posOffset>1076960</wp:posOffset>
                  </wp:positionH>
                  <wp:positionV relativeFrom="paragraph">
                    <wp:posOffset>453390</wp:posOffset>
                  </wp:positionV>
                  <wp:extent cx="3428365" cy="2210435"/>
                  <wp:effectExtent l="0" t="0" r="635"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428365"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C0A" w:rsidRPr="00346941">
              <w:rPr>
                <w:rFonts w:ascii="Arial" w:hAnsi="Arial"/>
                <w:i w:val="0"/>
                <w:iCs w:val="0"/>
              </w:rPr>
              <w:t xml:space="preserve">Figura </w:t>
            </w:r>
            <w:ins w:id="455" w:author="Brauleyn Zofolli Nunes" w:date="2020-12-15T13:07:00Z">
              <w:r w:rsidR="009976C6">
                <w:rPr>
                  <w:rFonts w:ascii="Arial" w:hAnsi="Arial"/>
                  <w:i w:val="0"/>
                  <w:iCs w:val="0"/>
                </w:rPr>
                <w:t>7</w:t>
              </w:r>
            </w:ins>
            <w:del w:id="456"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11</w:delText>
              </w:r>
              <w:r w:rsidR="006E7EFC" w:rsidDel="006D73C6">
                <w:rPr>
                  <w:rFonts w:ascii="Arial" w:hAnsi="Arial"/>
                  <w:i w:val="0"/>
                  <w:iCs w:val="0"/>
                </w:rPr>
                <w:fldChar w:fldCharType="end"/>
              </w:r>
            </w:del>
            <w:r w:rsidR="00A05C0A" w:rsidRPr="00346941">
              <w:rPr>
                <w:rFonts w:ascii="Arial" w:hAnsi="Arial"/>
                <w:i w:val="0"/>
                <w:iCs w:val="0"/>
              </w:rPr>
              <w:t xml:space="preserve"> - Arquitetura proposta para as telas do sistema.</w:t>
            </w:r>
          </w:p>
          <w:p w14:paraId="3E812A00" w14:textId="6CDC38D4" w:rsidR="00A05C0A" w:rsidRPr="00346941" w:rsidRDefault="00A05C0A" w:rsidP="00A05C0A">
            <w:pPr>
              <w:pStyle w:val="LO-normal"/>
              <w:keepNext/>
              <w:spacing w:after="0" w:line="360" w:lineRule="auto"/>
              <w:jc w:val="both"/>
              <w:rPr>
                <w:rFonts w:ascii="Arial" w:hAnsi="Arial" w:cs="Arial"/>
              </w:rPr>
            </w:pPr>
          </w:p>
          <w:p w14:paraId="04A15590" w14:textId="52EB53AC" w:rsidR="00334813" w:rsidRDefault="003C1405" w:rsidP="00A05C0A">
            <w:pPr>
              <w:pStyle w:val="Caption"/>
              <w:jc w:val="both"/>
              <w:rPr>
                <w:rFonts w:ascii="Arial" w:eastAsia="Arial" w:hAnsi="Arial"/>
              </w:rPr>
            </w:pPr>
            <w:r>
              <w:rPr>
                <w:rFonts w:ascii="Arial" w:hAnsi="Arial"/>
                <w:i w:val="0"/>
                <w:iCs w:val="0"/>
              </w:rPr>
              <w:t xml:space="preserve">Fonte: </w:t>
            </w:r>
            <w:r w:rsidR="00A05C0A" w:rsidRPr="00346941">
              <w:rPr>
                <w:rFonts w:ascii="Arial" w:hAnsi="Arial"/>
                <w:i w:val="0"/>
                <w:iCs w:val="0"/>
              </w:rPr>
              <w:t>Produzido pelo autor do artigo</w:t>
            </w:r>
            <w:r w:rsidR="00A05C0A">
              <w:t>.</w:t>
            </w:r>
          </w:p>
        </w:tc>
      </w:tr>
    </w:tbl>
    <w:p w14:paraId="3F746402" w14:textId="79FE1DAD" w:rsidR="00334813" w:rsidRDefault="00B57D81">
      <w:pPr>
        <w:pStyle w:val="LO-normal"/>
        <w:numPr>
          <w:ilvl w:val="0"/>
          <w:numId w:val="2"/>
        </w:numPr>
        <w:spacing w:after="0" w:line="360" w:lineRule="auto"/>
        <w:ind w:left="708" w:hanging="283"/>
        <w:jc w:val="both"/>
        <w:rPr>
          <w:rFonts w:ascii="Arial" w:eastAsia="Arial" w:hAnsi="Arial" w:cs="Arial"/>
          <w:b/>
          <w:sz w:val="24"/>
          <w:szCs w:val="24"/>
        </w:rPr>
      </w:pPr>
      <w:r>
        <w:rPr>
          <w:rFonts w:ascii="Arial" w:eastAsia="Arial" w:hAnsi="Arial" w:cs="Arial"/>
          <w:b/>
          <w:sz w:val="24"/>
          <w:szCs w:val="24"/>
        </w:rPr>
        <w:t>Login</w:t>
      </w:r>
      <w:r w:rsidR="000F5B2F">
        <w:rPr>
          <w:rFonts w:ascii="Arial" w:eastAsia="Arial" w:hAnsi="Arial" w:cs="Arial"/>
          <w:b/>
          <w:sz w:val="24"/>
          <w:szCs w:val="24"/>
        </w:rPr>
        <w:t>:</w:t>
      </w:r>
      <w:r>
        <w:rPr>
          <w:rFonts w:ascii="Arial" w:eastAsia="Arial" w:hAnsi="Arial" w:cs="Arial"/>
          <w:sz w:val="24"/>
          <w:szCs w:val="24"/>
        </w:rPr>
        <w:t xml:space="preserve"> Tela em que os usuários do sistema farão a autenticação para </w:t>
      </w:r>
      <w:r w:rsidR="00E7027F">
        <w:rPr>
          <w:rFonts w:ascii="Arial" w:eastAsia="Arial" w:hAnsi="Arial" w:cs="Arial"/>
          <w:sz w:val="24"/>
          <w:szCs w:val="24"/>
        </w:rPr>
        <w:t>acessá-lo</w:t>
      </w:r>
      <w:r w:rsidR="000F5B2F">
        <w:rPr>
          <w:rFonts w:ascii="Arial" w:eastAsia="Arial" w:hAnsi="Arial" w:cs="Arial"/>
          <w:sz w:val="24"/>
          <w:szCs w:val="24"/>
        </w:rPr>
        <w:t xml:space="preserve">. </w:t>
      </w:r>
    </w:p>
    <w:p w14:paraId="6F2D7970" w14:textId="694B4B0C" w:rsidR="00334813" w:rsidRDefault="003C2477">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Cadastro </w:t>
      </w:r>
      <w:del w:id="457" w:author="Humberto Dalpra" w:date="2020-12-05T17:33:00Z">
        <w:r w:rsidDel="00881087">
          <w:rPr>
            <w:rFonts w:ascii="Arial" w:eastAsia="Arial" w:hAnsi="Arial" w:cs="Arial"/>
            <w:b/>
            <w:sz w:val="24"/>
            <w:szCs w:val="24"/>
          </w:rPr>
          <w:delText>Coordenador</w:delText>
        </w:r>
      </w:del>
      <w:ins w:id="458" w:author="Humberto Dalpra" w:date="2020-12-05T17:33:00Z">
        <w:r w:rsidR="00881087">
          <w:rPr>
            <w:rFonts w:ascii="Arial" w:eastAsia="Arial" w:hAnsi="Arial" w:cs="Arial"/>
            <w:b/>
            <w:sz w:val="24"/>
            <w:szCs w:val="24"/>
          </w:rPr>
          <w:t>Supervisor</w:t>
        </w:r>
      </w:ins>
      <w:r w:rsidR="000F5B2F">
        <w:rPr>
          <w:rFonts w:ascii="Arial" w:eastAsia="Arial" w:hAnsi="Arial" w:cs="Arial"/>
          <w:b/>
          <w:sz w:val="24"/>
          <w:szCs w:val="24"/>
        </w:rPr>
        <w:t xml:space="preserve">: </w:t>
      </w:r>
      <w:r>
        <w:rPr>
          <w:rFonts w:ascii="Arial" w:eastAsia="Arial" w:hAnsi="Arial" w:cs="Arial"/>
          <w:color w:val="222222"/>
          <w:sz w:val="24"/>
          <w:szCs w:val="24"/>
        </w:rPr>
        <w:t xml:space="preserve">Tela em que o </w:t>
      </w:r>
      <w:del w:id="459" w:author="Humberto Dalpra" w:date="2020-12-05T17:33:00Z">
        <w:r w:rsidDel="00C103D2">
          <w:rPr>
            <w:rFonts w:ascii="Arial" w:eastAsia="Arial" w:hAnsi="Arial" w:cs="Arial"/>
            <w:color w:val="222222"/>
            <w:sz w:val="24"/>
            <w:szCs w:val="24"/>
          </w:rPr>
          <w:delText xml:space="preserve">Coordenador </w:delText>
        </w:r>
      </w:del>
      <w:ins w:id="460" w:author="Humberto Dalpra" w:date="2020-12-05T17:33:00Z">
        <w:r w:rsidR="00C103D2">
          <w:rPr>
            <w:rFonts w:ascii="Arial" w:eastAsia="Arial" w:hAnsi="Arial" w:cs="Arial"/>
            <w:color w:val="222222"/>
            <w:sz w:val="24"/>
            <w:szCs w:val="24"/>
          </w:rPr>
          <w:t xml:space="preserve">Supervisor </w:t>
        </w:r>
      </w:ins>
      <w:r>
        <w:rPr>
          <w:rFonts w:ascii="Arial" w:eastAsia="Arial" w:hAnsi="Arial" w:cs="Arial"/>
          <w:color w:val="222222"/>
          <w:sz w:val="24"/>
          <w:szCs w:val="24"/>
        </w:rPr>
        <w:t xml:space="preserve">realizará o cadastro, </w:t>
      </w:r>
      <w:del w:id="461" w:author="Humberto Dalpra" w:date="2020-12-05T17:30:00Z">
        <w:r w:rsidDel="00523A77">
          <w:rPr>
            <w:rFonts w:ascii="Arial" w:eastAsia="Arial" w:hAnsi="Arial" w:cs="Arial"/>
            <w:color w:val="222222"/>
            <w:sz w:val="24"/>
            <w:szCs w:val="24"/>
          </w:rPr>
          <w:delText>a</w:delText>
        </w:r>
      </w:del>
      <w:r>
        <w:rPr>
          <w:rFonts w:ascii="Arial" w:eastAsia="Arial" w:hAnsi="Arial" w:cs="Arial"/>
          <w:color w:val="222222"/>
          <w:sz w:val="24"/>
          <w:szCs w:val="24"/>
        </w:rPr>
        <w:t>para posteriormente realizar a autenticação no sistema.</w:t>
      </w:r>
    </w:p>
    <w:p w14:paraId="3E98C04A" w14:textId="2F4535F2" w:rsidR="00334813" w:rsidRDefault="00121345">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Cadastro Aluno</w:t>
      </w:r>
      <w:r>
        <w:rPr>
          <w:rFonts w:ascii="Arial" w:eastAsia="Arial" w:hAnsi="Arial" w:cs="Arial"/>
          <w:sz w:val="24"/>
          <w:szCs w:val="24"/>
        </w:rPr>
        <w:t xml:space="preserve">: </w:t>
      </w:r>
      <w:r>
        <w:rPr>
          <w:rFonts w:ascii="Arial" w:eastAsia="Arial" w:hAnsi="Arial" w:cs="Arial"/>
          <w:color w:val="222222"/>
          <w:sz w:val="24"/>
          <w:szCs w:val="24"/>
        </w:rPr>
        <w:t xml:space="preserve">Tela em que o Aluno realizará o cadastro, </w:t>
      </w:r>
      <w:del w:id="462" w:author="Humberto Dalpra" w:date="2020-12-05T17:30:00Z">
        <w:r w:rsidDel="002972ED">
          <w:rPr>
            <w:rFonts w:ascii="Arial" w:eastAsia="Arial" w:hAnsi="Arial" w:cs="Arial"/>
            <w:color w:val="222222"/>
            <w:sz w:val="24"/>
            <w:szCs w:val="24"/>
          </w:rPr>
          <w:delText>a</w:delText>
        </w:r>
      </w:del>
      <w:r>
        <w:rPr>
          <w:rFonts w:ascii="Arial" w:eastAsia="Arial" w:hAnsi="Arial" w:cs="Arial"/>
          <w:color w:val="222222"/>
          <w:sz w:val="24"/>
          <w:szCs w:val="24"/>
        </w:rPr>
        <w:t>para posteriormente realizar a autenticação no sistema</w:t>
      </w:r>
    </w:p>
    <w:p w14:paraId="0515A171" w14:textId="64978FEA" w:rsidR="00334813" w:rsidRDefault="009F0655">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Meus Estágios Aluno</w:t>
      </w:r>
      <w:r w:rsidR="000F5B2F">
        <w:rPr>
          <w:rFonts w:ascii="Arial" w:eastAsia="Arial" w:hAnsi="Arial" w:cs="Arial"/>
          <w:b/>
          <w:sz w:val="24"/>
          <w:szCs w:val="24"/>
        </w:rPr>
        <w:t>:</w:t>
      </w:r>
      <w:r>
        <w:rPr>
          <w:rFonts w:ascii="Arial" w:eastAsia="Arial" w:hAnsi="Arial" w:cs="Arial"/>
          <w:sz w:val="24"/>
          <w:szCs w:val="24"/>
        </w:rPr>
        <w:t xml:space="preserve"> Tela que o aluno terá </w:t>
      </w:r>
      <w:r w:rsidR="00192BAF">
        <w:rPr>
          <w:rFonts w:ascii="Arial" w:eastAsia="Arial" w:hAnsi="Arial" w:cs="Arial"/>
          <w:sz w:val="24"/>
          <w:szCs w:val="24"/>
        </w:rPr>
        <w:t>acesso ao cadastro de estágio, horas de estágios computadas e relação de estágios realizados.</w:t>
      </w:r>
    </w:p>
    <w:p w14:paraId="29DF1543" w14:textId="71CA23DA" w:rsidR="00334813" w:rsidRDefault="00192BAF">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Documentos do Estágio Aluno</w:t>
      </w:r>
      <w:r w:rsidR="000F5B2F">
        <w:rPr>
          <w:rFonts w:ascii="Arial" w:eastAsia="Arial" w:hAnsi="Arial" w:cs="Arial"/>
          <w:b/>
          <w:sz w:val="24"/>
          <w:szCs w:val="24"/>
        </w:rPr>
        <w:t>:</w:t>
      </w:r>
      <w:r>
        <w:rPr>
          <w:rFonts w:ascii="Arial" w:eastAsia="Arial" w:hAnsi="Arial" w:cs="Arial"/>
          <w:sz w:val="24"/>
          <w:szCs w:val="24"/>
        </w:rPr>
        <w:t xml:space="preserve"> Tela na qual o aluno poderá inserir e visualizar todos os documentos de um estágio específico</w:t>
      </w:r>
      <w:r w:rsidR="000F5B2F">
        <w:rPr>
          <w:rFonts w:ascii="Arial" w:eastAsia="Arial" w:hAnsi="Arial" w:cs="Arial"/>
          <w:sz w:val="24"/>
          <w:szCs w:val="24"/>
        </w:rPr>
        <w:t>.</w:t>
      </w:r>
    </w:p>
    <w:p w14:paraId="6E3F816E" w14:textId="3C343AFF" w:rsidR="00334813" w:rsidRDefault="005E4878">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Cadastro Empresas</w:t>
      </w:r>
      <w:r w:rsidR="000F5B2F">
        <w:rPr>
          <w:rFonts w:ascii="Arial" w:eastAsia="Arial" w:hAnsi="Arial" w:cs="Arial"/>
          <w:b/>
          <w:sz w:val="24"/>
          <w:szCs w:val="24"/>
        </w:rPr>
        <w:t xml:space="preserve">: </w:t>
      </w:r>
      <w:r>
        <w:rPr>
          <w:rFonts w:ascii="Arial" w:eastAsia="Arial" w:hAnsi="Arial" w:cs="Arial"/>
          <w:sz w:val="24"/>
          <w:szCs w:val="24"/>
        </w:rPr>
        <w:t>Tela na qual o aluno</w:t>
      </w:r>
      <w:r w:rsidR="00E36F33">
        <w:rPr>
          <w:rFonts w:ascii="Arial" w:eastAsia="Arial" w:hAnsi="Arial" w:cs="Arial"/>
          <w:sz w:val="24"/>
          <w:szCs w:val="24"/>
        </w:rPr>
        <w:t xml:space="preserve"> ou o </w:t>
      </w:r>
      <w:del w:id="463" w:author="Brauleyn Zofolli Nunes" w:date="2020-12-15T14:16:00Z">
        <w:r w:rsidR="00E36F33" w:rsidDel="00360D7C">
          <w:rPr>
            <w:rFonts w:ascii="Arial" w:eastAsia="Arial" w:hAnsi="Arial" w:cs="Arial"/>
            <w:sz w:val="24"/>
            <w:szCs w:val="24"/>
          </w:rPr>
          <w:delText>coordenador</w:delText>
        </w:r>
        <w:r w:rsidDel="00360D7C">
          <w:rPr>
            <w:rFonts w:ascii="Arial" w:eastAsia="Arial" w:hAnsi="Arial" w:cs="Arial"/>
            <w:sz w:val="24"/>
            <w:szCs w:val="24"/>
          </w:rPr>
          <w:delText xml:space="preserve"> </w:delText>
        </w:r>
      </w:del>
      <w:ins w:id="464" w:author="Brauleyn Zofolli Nunes" w:date="2020-12-15T14:16:00Z">
        <w:r w:rsidR="00360D7C">
          <w:rPr>
            <w:rFonts w:ascii="Arial" w:eastAsia="Arial" w:hAnsi="Arial" w:cs="Arial"/>
            <w:sz w:val="24"/>
            <w:szCs w:val="24"/>
          </w:rPr>
          <w:t xml:space="preserve">supervisor </w:t>
        </w:r>
      </w:ins>
      <w:r>
        <w:rPr>
          <w:rFonts w:ascii="Arial" w:eastAsia="Arial" w:hAnsi="Arial" w:cs="Arial"/>
          <w:sz w:val="24"/>
          <w:szCs w:val="24"/>
        </w:rPr>
        <w:t>poderá</w:t>
      </w:r>
      <w:r w:rsidR="00E36F33">
        <w:rPr>
          <w:rFonts w:ascii="Arial" w:eastAsia="Arial" w:hAnsi="Arial" w:cs="Arial"/>
          <w:sz w:val="24"/>
          <w:szCs w:val="24"/>
        </w:rPr>
        <w:t xml:space="preserve"> visualizar e cadastrar empresas que oferecem estágios</w:t>
      </w:r>
      <w:ins w:id="465" w:author="Humberto Dalpra" w:date="2020-12-05T17:31:00Z">
        <w:r w:rsidR="000A54CD">
          <w:rPr>
            <w:rFonts w:ascii="Arial" w:eastAsia="Arial" w:hAnsi="Arial" w:cs="Arial"/>
            <w:sz w:val="24"/>
            <w:szCs w:val="24"/>
          </w:rPr>
          <w:t>.</w:t>
        </w:r>
      </w:ins>
    </w:p>
    <w:p w14:paraId="15554DDA" w14:textId="2CD59DAF" w:rsidR="00334813" w:rsidRPr="008A3EE4" w:rsidRDefault="00555661">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lastRenderedPageBreak/>
        <w:t xml:space="preserve">Relação Estágios </w:t>
      </w:r>
      <w:del w:id="466" w:author="Humberto Dalpra" w:date="2020-12-05T17:33:00Z">
        <w:r w:rsidDel="00C103D2">
          <w:rPr>
            <w:rFonts w:ascii="Arial" w:eastAsia="Arial" w:hAnsi="Arial" w:cs="Arial"/>
            <w:b/>
            <w:sz w:val="24"/>
            <w:szCs w:val="24"/>
          </w:rPr>
          <w:delText>Coordenador</w:delText>
        </w:r>
      </w:del>
      <w:ins w:id="467" w:author="Humberto Dalpra" w:date="2020-12-05T17:33:00Z">
        <w:r w:rsidR="00C103D2">
          <w:rPr>
            <w:rFonts w:ascii="Arial" w:eastAsia="Arial" w:hAnsi="Arial" w:cs="Arial"/>
            <w:b/>
            <w:sz w:val="24"/>
            <w:szCs w:val="24"/>
          </w:rPr>
          <w:t>Supervisor</w:t>
        </w:r>
      </w:ins>
      <w:r w:rsidR="000F5B2F">
        <w:rPr>
          <w:rFonts w:ascii="Arial" w:eastAsia="Arial" w:hAnsi="Arial" w:cs="Arial"/>
          <w:b/>
          <w:sz w:val="24"/>
          <w:szCs w:val="24"/>
        </w:rPr>
        <w:t xml:space="preserve">: </w:t>
      </w:r>
      <w:r>
        <w:rPr>
          <w:rFonts w:ascii="Arial" w:eastAsia="Arial" w:hAnsi="Arial" w:cs="Arial"/>
          <w:sz w:val="24"/>
          <w:szCs w:val="24"/>
        </w:rPr>
        <w:t>Tela que permi</w:t>
      </w:r>
      <w:r w:rsidR="00CA0540">
        <w:rPr>
          <w:rFonts w:ascii="Arial" w:eastAsia="Arial" w:hAnsi="Arial" w:cs="Arial"/>
          <w:sz w:val="24"/>
          <w:szCs w:val="24"/>
        </w:rPr>
        <w:t xml:space="preserve">tirá o </w:t>
      </w:r>
      <w:del w:id="468" w:author="Humberto Dalpra" w:date="2020-12-05T17:33:00Z">
        <w:r w:rsidR="00CA0540" w:rsidDel="00C103D2">
          <w:rPr>
            <w:rFonts w:ascii="Arial" w:eastAsia="Arial" w:hAnsi="Arial" w:cs="Arial"/>
            <w:sz w:val="24"/>
            <w:szCs w:val="24"/>
          </w:rPr>
          <w:delText xml:space="preserve">coordenador </w:delText>
        </w:r>
      </w:del>
      <w:ins w:id="469" w:author="Humberto Dalpra" w:date="2020-12-05T17:33:00Z">
        <w:r w:rsidR="00C103D2">
          <w:rPr>
            <w:rFonts w:ascii="Arial" w:eastAsia="Arial" w:hAnsi="Arial" w:cs="Arial"/>
            <w:sz w:val="24"/>
            <w:szCs w:val="24"/>
          </w:rPr>
          <w:t xml:space="preserve">supervisor </w:t>
        </w:r>
      </w:ins>
      <w:r w:rsidR="00CA0540">
        <w:rPr>
          <w:rFonts w:ascii="Arial" w:eastAsia="Arial" w:hAnsi="Arial" w:cs="Arial"/>
          <w:sz w:val="24"/>
          <w:szCs w:val="24"/>
        </w:rPr>
        <w:t xml:space="preserve">visualizar </w:t>
      </w:r>
      <w:r w:rsidR="00021218">
        <w:rPr>
          <w:rFonts w:ascii="Arial" w:eastAsia="Arial" w:hAnsi="Arial" w:cs="Arial"/>
          <w:sz w:val="24"/>
          <w:szCs w:val="24"/>
        </w:rPr>
        <w:t>a lista de alunos alocados em estágio</w:t>
      </w:r>
      <w:r w:rsidR="008A3EE4">
        <w:rPr>
          <w:rFonts w:ascii="Arial" w:eastAsia="Arial" w:hAnsi="Arial" w:cs="Arial"/>
          <w:sz w:val="24"/>
          <w:szCs w:val="24"/>
        </w:rPr>
        <w:t xml:space="preserve"> e as empresas associadas.</w:t>
      </w:r>
    </w:p>
    <w:p w14:paraId="1E892760" w14:textId="1E8E61C7" w:rsidR="008A3EE4" w:rsidRPr="00F51E49" w:rsidRDefault="008A3EE4">
      <w:pPr>
        <w:pStyle w:val="LO-normal"/>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Documentos do Estágio </w:t>
      </w:r>
      <w:del w:id="470" w:author="Humberto Dalpra" w:date="2020-12-05T17:34:00Z">
        <w:r w:rsidDel="002D3C0F">
          <w:rPr>
            <w:rFonts w:ascii="Arial" w:eastAsia="Arial" w:hAnsi="Arial" w:cs="Arial"/>
            <w:b/>
            <w:sz w:val="24"/>
            <w:szCs w:val="24"/>
          </w:rPr>
          <w:delText>Coordenador</w:delText>
        </w:r>
      </w:del>
      <w:ins w:id="471" w:author="Humberto Dalpra" w:date="2020-12-05T17:34:00Z">
        <w:r w:rsidR="002D3C0F">
          <w:rPr>
            <w:rFonts w:ascii="Arial" w:eastAsia="Arial" w:hAnsi="Arial" w:cs="Arial"/>
            <w:b/>
            <w:sz w:val="24"/>
            <w:szCs w:val="24"/>
          </w:rPr>
          <w:t>Supervisor</w:t>
        </w:r>
      </w:ins>
      <w:r>
        <w:rPr>
          <w:rFonts w:ascii="Arial" w:eastAsia="Arial" w:hAnsi="Arial" w:cs="Arial"/>
          <w:b/>
          <w:sz w:val="24"/>
          <w:szCs w:val="24"/>
        </w:rPr>
        <w:t xml:space="preserve">: </w:t>
      </w:r>
      <w:r>
        <w:rPr>
          <w:rFonts w:ascii="Arial" w:eastAsia="Arial" w:hAnsi="Arial" w:cs="Arial"/>
          <w:bCs/>
          <w:sz w:val="24"/>
          <w:szCs w:val="24"/>
        </w:rPr>
        <w:t xml:space="preserve">Tela que possibilitará o </w:t>
      </w:r>
      <w:del w:id="472" w:author="Humberto Dalpra" w:date="2020-12-05T17:34:00Z">
        <w:r w:rsidR="00FE512F" w:rsidDel="002D3C0F">
          <w:rPr>
            <w:rFonts w:ascii="Arial" w:eastAsia="Arial" w:hAnsi="Arial" w:cs="Arial"/>
            <w:bCs/>
            <w:sz w:val="24"/>
            <w:szCs w:val="24"/>
          </w:rPr>
          <w:delText xml:space="preserve">coordenador </w:delText>
        </w:r>
      </w:del>
      <w:ins w:id="473" w:author="Humberto Dalpra" w:date="2020-12-05T17:34:00Z">
        <w:r w:rsidR="002D3C0F">
          <w:rPr>
            <w:rFonts w:ascii="Arial" w:eastAsia="Arial" w:hAnsi="Arial" w:cs="Arial"/>
            <w:bCs/>
            <w:sz w:val="24"/>
            <w:szCs w:val="24"/>
          </w:rPr>
          <w:t xml:space="preserve">supervisor </w:t>
        </w:r>
      </w:ins>
      <w:r w:rsidR="00FE512F">
        <w:rPr>
          <w:rFonts w:ascii="Arial" w:eastAsia="Arial" w:hAnsi="Arial" w:cs="Arial"/>
          <w:bCs/>
          <w:sz w:val="24"/>
          <w:szCs w:val="24"/>
        </w:rPr>
        <w:t>visualizar, avaliar</w:t>
      </w:r>
      <w:del w:id="474" w:author="Humberto Dalpra" w:date="2020-12-05T17:32:00Z">
        <w:r w:rsidR="00FE512F" w:rsidDel="007C1031">
          <w:rPr>
            <w:rFonts w:ascii="Arial" w:eastAsia="Arial" w:hAnsi="Arial" w:cs="Arial"/>
            <w:bCs/>
            <w:sz w:val="24"/>
            <w:szCs w:val="24"/>
          </w:rPr>
          <w:delText xml:space="preserve"> e</w:delText>
        </w:r>
      </w:del>
      <w:ins w:id="475" w:author="Humberto Dalpra" w:date="2020-12-05T17:32:00Z">
        <w:r w:rsidR="007C1031">
          <w:rPr>
            <w:rFonts w:ascii="Arial" w:eastAsia="Arial" w:hAnsi="Arial" w:cs="Arial"/>
            <w:bCs/>
            <w:sz w:val="24"/>
            <w:szCs w:val="24"/>
          </w:rPr>
          <w:t>,</w:t>
        </w:r>
      </w:ins>
      <w:r w:rsidR="00FE512F">
        <w:rPr>
          <w:rFonts w:ascii="Arial" w:eastAsia="Arial" w:hAnsi="Arial" w:cs="Arial"/>
          <w:bCs/>
          <w:sz w:val="24"/>
          <w:szCs w:val="24"/>
        </w:rPr>
        <w:t xml:space="preserve"> dar retorno</w:t>
      </w:r>
      <w:r w:rsidR="002F4A43">
        <w:rPr>
          <w:rFonts w:ascii="Arial" w:eastAsia="Arial" w:hAnsi="Arial" w:cs="Arial"/>
          <w:bCs/>
          <w:sz w:val="24"/>
          <w:szCs w:val="24"/>
        </w:rPr>
        <w:t xml:space="preserve"> e computar horas</w:t>
      </w:r>
      <w:r w:rsidR="00FE512F">
        <w:rPr>
          <w:rFonts w:ascii="Arial" w:eastAsia="Arial" w:hAnsi="Arial" w:cs="Arial"/>
          <w:bCs/>
          <w:sz w:val="24"/>
          <w:szCs w:val="24"/>
        </w:rPr>
        <w:t xml:space="preserve"> </w:t>
      </w:r>
      <w:del w:id="476" w:author="Humberto Dalpra" w:date="2020-12-05T17:32:00Z">
        <w:r w:rsidR="00FE512F" w:rsidDel="007C1031">
          <w:rPr>
            <w:rFonts w:ascii="Arial" w:eastAsia="Arial" w:hAnsi="Arial" w:cs="Arial"/>
            <w:bCs/>
            <w:sz w:val="24"/>
            <w:szCs w:val="24"/>
          </w:rPr>
          <w:delText>a cerca</w:delText>
        </w:r>
      </w:del>
      <w:ins w:id="477" w:author="Humberto Dalpra" w:date="2020-12-05T17:32:00Z">
        <w:r w:rsidR="007C1031">
          <w:rPr>
            <w:rFonts w:ascii="Arial" w:eastAsia="Arial" w:hAnsi="Arial" w:cs="Arial"/>
            <w:bCs/>
            <w:sz w:val="24"/>
            <w:szCs w:val="24"/>
          </w:rPr>
          <w:t>acerca</w:t>
        </w:r>
      </w:ins>
      <w:r w:rsidR="00FE512F">
        <w:rPr>
          <w:rFonts w:ascii="Arial" w:eastAsia="Arial" w:hAnsi="Arial" w:cs="Arial"/>
          <w:bCs/>
          <w:sz w:val="24"/>
          <w:szCs w:val="24"/>
        </w:rPr>
        <w:t xml:space="preserve"> dos documentos enviados pelos alunos de um estágio em específico.</w:t>
      </w:r>
    </w:p>
    <w:p w14:paraId="208AE0B0" w14:textId="0A2D2AF4" w:rsidR="00F51E49" w:rsidRDefault="00F51E49" w:rsidP="00F51E49">
      <w:pPr>
        <w:pStyle w:val="LO-normal"/>
        <w:spacing w:after="0" w:line="360" w:lineRule="auto"/>
        <w:jc w:val="both"/>
        <w:rPr>
          <w:rFonts w:ascii="Arial" w:eastAsia="Arial" w:hAnsi="Arial" w:cs="Arial"/>
          <w:b/>
          <w:sz w:val="24"/>
          <w:szCs w:val="24"/>
        </w:rPr>
      </w:pPr>
    </w:p>
    <w:p w14:paraId="01D57ABB" w14:textId="2F1FDAB9" w:rsidR="00B43582" w:rsidRDefault="00B43582" w:rsidP="00F51E49">
      <w:pPr>
        <w:pStyle w:val="LO-normal"/>
        <w:spacing w:after="0" w:line="360" w:lineRule="auto"/>
        <w:jc w:val="both"/>
        <w:rPr>
          <w:rFonts w:ascii="Arial" w:eastAsia="Arial" w:hAnsi="Arial" w:cs="Arial"/>
          <w:b/>
          <w:sz w:val="24"/>
          <w:szCs w:val="24"/>
        </w:rPr>
      </w:pPr>
      <w:r>
        <w:rPr>
          <w:rFonts w:ascii="Arial" w:eastAsia="Arial" w:hAnsi="Arial" w:cs="Arial"/>
          <w:b/>
          <w:sz w:val="24"/>
          <w:szCs w:val="24"/>
        </w:rPr>
        <w:t>4.1 MODELAGEM DO SISTEMA</w:t>
      </w:r>
    </w:p>
    <w:p w14:paraId="7416C2B8" w14:textId="77777777" w:rsidR="009E615B" w:rsidRDefault="009E615B" w:rsidP="00F51E49">
      <w:pPr>
        <w:pStyle w:val="LO-normal"/>
        <w:spacing w:after="0" w:line="360" w:lineRule="auto"/>
        <w:jc w:val="both"/>
        <w:rPr>
          <w:rFonts w:ascii="Arial" w:eastAsia="Arial" w:hAnsi="Arial" w:cs="Arial"/>
          <w:b/>
          <w:sz w:val="24"/>
          <w:szCs w:val="24"/>
        </w:rPr>
      </w:pPr>
    </w:p>
    <w:p w14:paraId="6F29B755" w14:textId="6F6A8730" w:rsidR="00ED12CE" w:rsidRDefault="00EB724A" w:rsidP="004E55FE">
      <w:pPr>
        <w:pStyle w:val="LO-normal"/>
        <w:spacing w:after="0" w:line="360" w:lineRule="auto"/>
        <w:ind w:firstLine="1134"/>
        <w:jc w:val="both"/>
        <w:rPr>
          <w:ins w:id="478" w:author="Brauleyn Zofolli Nunes" w:date="2020-12-15T12:07:00Z"/>
          <w:rFonts w:ascii="Arial" w:eastAsia="Arial" w:hAnsi="Arial" w:cs="Arial"/>
          <w:bCs/>
          <w:sz w:val="24"/>
          <w:szCs w:val="24"/>
        </w:rPr>
      </w:pPr>
      <w:ins w:id="479" w:author="Brauleyn Zofolli Nunes" w:date="2020-12-15T12:06:00Z">
        <w:r>
          <w:rPr>
            <w:noProof/>
          </w:rPr>
          <mc:AlternateContent>
            <mc:Choice Requires="wps">
              <w:drawing>
                <wp:anchor distT="0" distB="0" distL="114300" distR="114300" simplePos="0" relativeHeight="251691008" behindDoc="0" locked="0" layoutInCell="1" allowOverlap="1" wp14:anchorId="2CE0472E" wp14:editId="788293EC">
                  <wp:simplePos x="0" y="0"/>
                  <wp:positionH relativeFrom="column">
                    <wp:posOffset>295275</wp:posOffset>
                  </wp:positionH>
                  <wp:positionV relativeFrom="paragraph">
                    <wp:posOffset>4538980</wp:posOffset>
                  </wp:positionV>
                  <wp:extent cx="5132705" cy="635"/>
                  <wp:effectExtent l="0" t="0" r="0" b="0"/>
                  <wp:wrapTopAndBottom/>
                  <wp:docPr id="25" name="Caixa de Texto 25"/>
                  <wp:cNvGraphicFramePr/>
                  <a:graphic xmlns:a="http://schemas.openxmlformats.org/drawingml/2006/main">
                    <a:graphicData uri="http://schemas.microsoft.com/office/word/2010/wordprocessingShape">
                      <wps:wsp>
                        <wps:cNvSpPr txBox="1"/>
                        <wps:spPr>
                          <a:xfrm>
                            <a:off x="0" y="0"/>
                            <a:ext cx="5132705" cy="635"/>
                          </a:xfrm>
                          <a:prstGeom prst="rect">
                            <a:avLst/>
                          </a:prstGeom>
                          <a:solidFill>
                            <a:prstClr val="white"/>
                          </a:solidFill>
                          <a:ln>
                            <a:noFill/>
                          </a:ln>
                        </wps:spPr>
                        <wps:txbx>
                          <w:txbxContent>
                            <w:p w14:paraId="2EE8C70B" w14:textId="29CCE247" w:rsidR="00EB724A" w:rsidRPr="00EB724A" w:rsidRDefault="00EB724A">
                              <w:pPr>
                                <w:pStyle w:val="Caption"/>
                                <w:rPr>
                                  <w:rFonts w:ascii="Arial" w:hAnsi="Arial"/>
                                  <w:noProof/>
                                  <w:rPrChange w:id="480" w:author="Brauleyn Zofolli Nunes" w:date="2020-12-15T12:06:00Z">
                                    <w:rPr>
                                      <w:noProof/>
                                    </w:rPr>
                                  </w:rPrChange>
                                </w:rPr>
                                <w:pPrChange w:id="481" w:author="Brauleyn Zofolli Nunes" w:date="2020-12-15T12:06:00Z">
                                  <w:pPr>
                                    <w:pStyle w:val="LO-normal"/>
                                    <w:spacing w:after="0" w:line="360" w:lineRule="auto"/>
                                    <w:ind w:firstLine="1134"/>
                                    <w:jc w:val="both"/>
                                  </w:pPr>
                                </w:pPrChange>
                              </w:pPr>
                              <w:ins w:id="482" w:author="Brauleyn Zofolli Nunes" w:date="2020-12-15T12:06:00Z">
                                <w:r w:rsidRPr="00EB724A">
                                  <w:rPr>
                                    <w:rFonts w:ascii="Arial" w:hAnsi="Arial"/>
                                    <w:i w:val="0"/>
                                    <w:iCs w:val="0"/>
                                    <w:rPrChange w:id="483" w:author="Brauleyn Zofolli Nunes" w:date="2020-12-15T12:06:00Z">
                                      <w:rPr/>
                                    </w:rPrChange>
                                  </w:rPr>
                                  <w:t>Fonte: Produzido pelo autor do artigo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E0472E" id="_x0000_t202" coordsize="21600,21600" o:spt="202" path="m,l,21600r21600,l21600,xe">
                  <v:stroke joinstyle="miter"/>
                  <v:path gradientshapeok="t" o:connecttype="rect"/>
                </v:shapetype>
                <v:shape id="Caixa de Texto 25" o:spid="_x0000_s1026" type="#_x0000_t202" style="position:absolute;left:0;text-align:left;margin-left:23.25pt;margin-top:357.4pt;width:404.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" stroked="f">
                  <v:textbox style="mso-fit-shape-to-text:t" inset="0,0,0,0">
                    <w:txbxContent>
                      <w:p w14:paraId="2EE8C70B" w14:textId="29CCE247" w:rsidR="00EB724A" w:rsidRPr="00EB724A" w:rsidRDefault="00EB724A">
                        <w:pPr>
                          <w:pStyle w:val="Caption"/>
                          <w:rPr>
                            <w:rFonts w:ascii="Arial" w:hAnsi="Arial"/>
                            <w:noProof/>
                            <w:rPrChange w:id="484" w:author="Brauleyn Zofolli Nunes" w:date="2020-12-15T12:06:00Z">
                              <w:rPr>
                                <w:noProof/>
                              </w:rPr>
                            </w:rPrChange>
                          </w:rPr>
                          <w:pPrChange w:id="485" w:author="Brauleyn Zofolli Nunes" w:date="2020-12-15T12:06:00Z">
                            <w:pPr>
                              <w:pStyle w:val="LO-normal"/>
                              <w:spacing w:after="0" w:line="360" w:lineRule="auto"/>
                              <w:ind w:firstLine="1134"/>
                              <w:jc w:val="both"/>
                            </w:pPr>
                          </w:pPrChange>
                        </w:pPr>
                        <w:ins w:id="486" w:author="Brauleyn Zofolli Nunes" w:date="2020-12-15T12:06:00Z">
                          <w:r w:rsidRPr="00EB724A">
                            <w:rPr>
                              <w:rFonts w:ascii="Arial" w:hAnsi="Arial"/>
                              <w:i w:val="0"/>
                              <w:iCs w:val="0"/>
                              <w:rPrChange w:id="487" w:author="Brauleyn Zofolli Nunes" w:date="2020-12-15T12:06:00Z">
                                <w:rPr/>
                              </w:rPrChange>
                            </w:rPr>
                            <w:t>Fonte: Produzido pelo autor do artigo</w:t>
                          </w:r>
                        </w:ins>
                      </w:p>
                    </w:txbxContent>
                  </v:textbox>
                  <w10:wrap type="topAndBottom"/>
                </v:shape>
              </w:pict>
            </mc:Fallback>
          </mc:AlternateContent>
        </w:r>
      </w:ins>
      <w:r w:rsidR="00B43B5C">
        <w:rPr>
          <w:rFonts w:ascii="Arial" w:eastAsia="Arial" w:hAnsi="Arial" w:cs="Arial"/>
          <w:bCs/>
          <w:sz w:val="24"/>
          <w:szCs w:val="24"/>
        </w:rPr>
        <w:t xml:space="preserve">Após o processo de levantamento de </w:t>
      </w:r>
      <w:r w:rsidR="004D201E">
        <w:rPr>
          <w:rFonts w:ascii="Arial" w:eastAsia="Arial" w:hAnsi="Arial" w:cs="Arial"/>
          <w:bCs/>
          <w:sz w:val="24"/>
          <w:szCs w:val="24"/>
        </w:rPr>
        <w:t>requisitos junto a supervisão de estágio do curso de Sistemas de Informação, foram criados</w:t>
      </w:r>
      <w:r w:rsidR="00A71F81">
        <w:rPr>
          <w:rFonts w:ascii="Arial" w:eastAsia="Arial" w:hAnsi="Arial" w:cs="Arial"/>
          <w:bCs/>
          <w:sz w:val="24"/>
          <w:szCs w:val="24"/>
        </w:rPr>
        <w:t xml:space="preserve"> diagramas para a representação das funcionalidades </w:t>
      </w:r>
      <w:r w:rsidR="003F03D8">
        <w:rPr>
          <w:rFonts w:ascii="Arial" w:eastAsia="Arial" w:hAnsi="Arial" w:cs="Arial"/>
          <w:bCs/>
          <w:sz w:val="24"/>
          <w:szCs w:val="24"/>
        </w:rPr>
        <w:t xml:space="preserve">requeridas pelo software. </w:t>
      </w:r>
      <w:r w:rsidR="000757CC">
        <w:rPr>
          <w:rFonts w:ascii="Arial" w:eastAsia="Arial" w:hAnsi="Arial" w:cs="Arial"/>
          <w:bCs/>
          <w:sz w:val="24"/>
          <w:szCs w:val="24"/>
        </w:rPr>
        <w:t xml:space="preserve">Foi utilizada a </w:t>
      </w:r>
      <w:r w:rsidR="00F21C2F">
        <w:rPr>
          <w:rFonts w:ascii="Arial" w:eastAsia="Arial" w:hAnsi="Arial" w:cs="Arial"/>
          <w:bCs/>
          <w:sz w:val="24"/>
          <w:szCs w:val="24"/>
        </w:rPr>
        <w:t xml:space="preserve">UML </w:t>
      </w:r>
      <w:r w:rsidR="000757CC">
        <w:rPr>
          <w:rFonts w:ascii="Arial" w:eastAsia="Arial" w:hAnsi="Arial" w:cs="Arial"/>
          <w:bCs/>
          <w:sz w:val="24"/>
          <w:szCs w:val="24"/>
        </w:rPr>
        <w:t>(</w:t>
      </w:r>
      <w:r w:rsidR="00EE7E2C" w:rsidRPr="00DB174C">
        <w:rPr>
          <w:rFonts w:ascii="Arial" w:eastAsia="Arial" w:hAnsi="Arial" w:cs="Arial"/>
          <w:bCs/>
          <w:i/>
          <w:iCs/>
          <w:sz w:val="24"/>
          <w:szCs w:val="24"/>
        </w:rPr>
        <w:t>Unified Modeling Language</w:t>
      </w:r>
      <w:r w:rsidR="000757CC">
        <w:rPr>
          <w:rFonts w:ascii="Arial" w:eastAsia="Arial" w:hAnsi="Arial" w:cs="Arial"/>
          <w:bCs/>
          <w:sz w:val="24"/>
          <w:szCs w:val="24"/>
        </w:rPr>
        <w:t>)</w:t>
      </w:r>
      <w:r w:rsidR="00F21C2F">
        <w:rPr>
          <w:rFonts w:ascii="Arial" w:eastAsia="Arial" w:hAnsi="Arial" w:cs="Arial"/>
          <w:bCs/>
          <w:sz w:val="24"/>
          <w:szCs w:val="24"/>
        </w:rPr>
        <w:t xml:space="preserve"> para a </w:t>
      </w:r>
      <w:r w:rsidR="0030652A">
        <w:rPr>
          <w:rFonts w:ascii="Arial" w:eastAsia="Arial" w:hAnsi="Arial" w:cs="Arial"/>
          <w:bCs/>
          <w:sz w:val="24"/>
          <w:szCs w:val="24"/>
        </w:rPr>
        <w:t xml:space="preserve">representação de forma gráfica dos </w:t>
      </w:r>
      <w:r w:rsidR="001A7212">
        <w:rPr>
          <w:rFonts w:ascii="Arial" w:eastAsia="Arial" w:hAnsi="Arial" w:cs="Arial"/>
          <w:bCs/>
          <w:sz w:val="24"/>
          <w:szCs w:val="24"/>
        </w:rPr>
        <w:t>requisitos do sistema, baseado no paradigma de orientação a objetos.</w:t>
      </w:r>
      <w:ins w:id="488" w:author="Brauleyn Zofolli Nunes" w:date="2020-12-15T12:03:00Z">
        <w:r w:rsidR="00BE77E7">
          <w:rPr>
            <w:rFonts w:ascii="Arial" w:eastAsia="Arial" w:hAnsi="Arial" w:cs="Arial"/>
            <w:bCs/>
            <w:sz w:val="24"/>
            <w:szCs w:val="24"/>
          </w:rPr>
          <w:t xml:space="preserve"> Na Figura </w:t>
        </w:r>
      </w:ins>
      <w:ins w:id="489" w:author="Brauleyn Zofolli Nunes" w:date="2020-12-15T13:49:00Z">
        <w:r w:rsidR="00557E74">
          <w:rPr>
            <w:rFonts w:ascii="Arial" w:eastAsia="Arial" w:hAnsi="Arial" w:cs="Arial"/>
            <w:bCs/>
            <w:sz w:val="24"/>
            <w:szCs w:val="24"/>
          </w:rPr>
          <w:t>8</w:t>
        </w:r>
      </w:ins>
      <w:ins w:id="490" w:author="Brauleyn Zofolli Nunes" w:date="2020-12-15T12:07:00Z">
        <w:r w:rsidR="00AB66F3">
          <w:rPr>
            <w:rFonts w:ascii="Arial" w:eastAsia="Arial" w:hAnsi="Arial" w:cs="Arial"/>
            <w:bCs/>
            <w:sz w:val="24"/>
            <w:szCs w:val="24"/>
          </w:rPr>
          <w:t xml:space="preserve"> </w:t>
        </w:r>
      </w:ins>
      <w:ins w:id="491" w:author="Brauleyn Zofolli Nunes" w:date="2020-12-15T12:03:00Z">
        <w:r w:rsidR="00BE77E7">
          <w:rPr>
            <w:rFonts w:ascii="Arial" w:eastAsia="Arial" w:hAnsi="Arial" w:cs="Arial"/>
            <w:bCs/>
            <w:sz w:val="24"/>
            <w:szCs w:val="24"/>
          </w:rPr>
          <w:t>é demostrado o diagrama de classes do sistema, representando todas as entidades do sistema.</w:t>
        </w:r>
      </w:ins>
      <w:del w:id="492" w:author="Brauleyn Zofolli Nunes" w:date="2020-12-15T12:03:00Z">
        <w:r w:rsidR="009E615B" w:rsidDel="00815A19">
          <w:rPr>
            <w:rFonts w:ascii="Arial" w:eastAsia="Arial" w:hAnsi="Arial" w:cs="Arial"/>
            <w:bCs/>
            <w:sz w:val="24"/>
            <w:szCs w:val="24"/>
          </w:rPr>
          <w:delText xml:space="preserve"> </w:delText>
        </w:r>
        <w:r w:rsidR="002C1DD9" w:rsidDel="00815A19">
          <w:rPr>
            <w:rFonts w:ascii="Arial" w:eastAsia="Arial" w:hAnsi="Arial" w:cs="Arial"/>
            <w:bCs/>
            <w:sz w:val="24"/>
            <w:szCs w:val="24"/>
          </w:rPr>
          <w:delText xml:space="preserve">A Figura 12 </w:delText>
        </w:r>
        <w:r w:rsidR="00F52C45" w:rsidDel="00815A19">
          <w:rPr>
            <w:rFonts w:ascii="Arial" w:eastAsia="Arial" w:hAnsi="Arial" w:cs="Arial"/>
            <w:bCs/>
            <w:sz w:val="24"/>
            <w:szCs w:val="24"/>
          </w:rPr>
          <w:delText xml:space="preserve">apresenta as </w:delText>
        </w:r>
        <w:r w:rsidR="001437FC" w:rsidDel="00815A19">
          <w:rPr>
            <w:rFonts w:ascii="Arial" w:eastAsia="Arial" w:hAnsi="Arial" w:cs="Arial"/>
            <w:bCs/>
            <w:sz w:val="24"/>
            <w:szCs w:val="24"/>
          </w:rPr>
          <w:delText>funções oferecidas</w:delText>
        </w:r>
        <w:r w:rsidR="00946EF3" w:rsidDel="00815A19">
          <w:rPr>
            <w:rFonts w:ascii="Arial" w:eastAsia="Arial" w:hAnsi="Arial" w:cs="Arial"/>
            <w:bCs/>
            <w:sz w:val="24"/>
            <w:szCs w:val="24"/>
          </w:rPr>
          <w:delText xml:space="preserve"> pelo </w:delText>
        </w:r>
        <w:r w:rsidR="007B1374" w:rsidDel="00815A19">
          <w:rPr>
            <w:rFonts w:ascii="Arial" w:eastAsia="Arial" w:hAnsi="Arial" w:cs="Arial"/>
            <w:bCs/>
            <w:sz w:val="24"/>
            <w:szCs w:val="24"/>
          </w:rPr>
          <w:delText xml:space="preserve">sistema, representadas </w:delText>
        </w:r>
        <w:r w:rsidR="00CE7E2F" w:rsidDel="00815A19">
          <w:rPr>
            <w:rFonts w:ascii="Arial" w:eastAsia="Arial" w:hAnsi="Arial" w:cs="Arial"/>
            <w:bCs/>
            <w:sz w:val="24"/>
            <w:szCs w:val="24"/>
          </w:rPr>
          <w:delText>pelo</w:delText>
        </w:r>
        <w:r w:rsidR="00520D4D" w:rsidDel="00815A19">
          <w:rPr>
            <w:rFonts w:ascii="Arial" w:eastAsia="Arial" w:hAnsi="Arial" w:cs="Arial"/>
            <w:bCs/>
            <w:sz w:val="24"/>
            <w:szCs w:val="24"/>
          </w:rPr>
          <w:delText xml:space="preserve"> diagrama de</w:delText>
        </w:r>
        <w:r w:rsidR="00CE7E2F" w:rsidDel="00815A19">
          <w:rPr>
            <w:rFonts w:ascii="Arial" w:eastAsia="Arial" w:hAnsi="Arial" w:cs="Arial"/>
            <w:bCs/>
            <w:sz w:val="24"/>
            <w:szCs w:val="24"/>
          </w:rPr>
          <w:delText xml:space="preserve"> </w:delText>
        </w:r>
        <w:r w:rsidR="00946EF3" w:rsidDel="00815A19">
          <w:rPr>
            <w:rFonts w:ascii="Arial" w:eastAsia="Arial" w:hAnsi="Arial" w:cs="Arial"/>
            <w:bCs/>
            <w:sz w:val="24"/>
            <w:szCs w:val="24"/>
          </w:rPr>
          <w:delText>casos de uso</w:delText>
        </w:r>
        <w:r w:rsidR="00D450CB" w:rsidDel="00815A19">
          <w:rPr>
            <w:rFonts w:ascii="Arial" w:eastAsia="Arial" w:hAnsi="Arial" w:cs="Arial"/>
            <w:bCs/>
            <w:sz w:val="24"/>
            <w:szCs w:val="24"/>
          </w:rPr>
          <w:delText>.</w:delText>
        </w:r>
      </w:del>
      <w:r w:rsidR="004E55FE">
        <w:rPr>
          <w:rFonts w:ascii="Arial" w:eastAsia="Arial" w:hAnsi="Arial" w:cs="Arial"/>
          <w:bCs/>
          <w:sz w:val="24"/>
          <w:szCs w:val="24"/>
        </w:rPr>
        <w:t xml:space="preserve"> </w:t>
      </w:r>
    </w:p>
    <w:p w14:paraId="19920A75" w14:textId="15A33AAC" w:rsidR="00A34620" w:rsidRDefault="00A34620" w:rsidP="004E55FE">
      <w:pPr>
        <w:pStyle w:val="LO-normal"/>
        <w:spacing w:after="0" w:line="360" w:lineRule="auto"/>
        <w:ind w:firstLine="1134"/>
        <w:jc w:val="both"/>
        <w:rPr>
          <w:ins w:id="493" w:author="Brauleyn Zofolli Nunes" w:date="2020-12-15T12:07:00Z"/>
          <w:rFonts w:ascii="Arial" w:eastAsia="Arial" w:hAnsi="Arial" w:cs="Arial"/>
          <w:bCs/>
          <w:sz w:val="24"/>
          <w:szCs w:val="24"/>
        </w:rPr>
      </w:pPr>
      <w:ins w:id="494" w:author="Brauleyn Zofolli Nunes" w:date="2020-12-15T12:04:00Z">
        <w:r>
          <w:rPr>
            <w:noProof/>
          </w:rPr>
          <mc:AlternateContent>
            <mc:Choice Requires="wps">
              <w:drawing>
                <wp:anchor distT="0" distB="0" distL="114300" distR="114300" simplePos="0" relativeHeight="251689984" behindDoc="0" locked="0" layoutInCell="1" allowOverlap="1" wp14:anchorId="7664287C" wp14:editId="4AA00729">
                  <wp:simplePos x="0" y="0"/>
                  <wp:positionH relativeFrom="column">
                    <wp:posOffset>352425</wp:posOffset>
                  </wp:positionH>
                  <wp:positionV relativeFrom="paragraph">
                    <wp:posOffset>228600</wp:posOffset>
                  </wp:positionV>
                  <wp:extent cx="5132705" cy="457200"/>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132705" cy="457200"/>
                          </a:xfrm>
                          <a:prstGeom prst="rect">
                            <a:avLst/>
                          </a:prstGeom>
                          <a:solidFill>
                            <a:prstClr val="white"/>
                          </a:solidFill>
                          <a:ln>
                            <a:noFill/>
                          </a:ln>
                        </wps:spPr>
                        <wps:txbx>
                          <w:txbxContent>
                            <w:p w14:paraId="08F72B5F" w14:textId="6E12FA1B" w:rsidR="006D73C6" w:rsidRPr="00EB724A" w:rsidRDefault="006D73C6">
                              <w:pPr>
                                <w:pStyle w:val="Caption"/>
                                <w:rPr>
                                  <w:rFonts w:ascii="Arial" w:hAnsi="Arial"/>
                                  <w:noProof/>
                                  <w:rPrChange w:id="495" w:author="Brauleyn Zofolli Nunes" w:date="2020-12-15T12:05:00Z">
                                    <w:rPr>
                                      <w:noProof/>
                                    </w:rPr>
                                  </w:rPrChange>
                                </w:rPr>
                                <w:pPrChange w:id="496" w:author="Brauleyn Zofolli Nunes" w:date="2020-12-15T12:04:00Z">
                                  <w:pPr>
                                    <w:pStyle w:val="LO-normal"/>
                                    <w:spacing w:after="0" w:line="360" w:lineRule="auto"/>
                                    <w:ind w:firstLine="1134"/>
                                    <w:jc w:val="both"/>
                                  </w:pPr>
                                </w:pPrChange>
                              </w:pPr>
                              <w:ins w:id="497" w:author="Brauleyn Zofolli Nunes" w:date="2020-12-15T12:04:00Z">
                                <w:r w:rsidRPr="00EB724A">
                                  <w:rPr>
                                    <w:rFonts w:ascii="Arial" w:hAnsi="Arial"/>
                                    <w:i w:val="0"/>
                                    <w:iCs w:val="0"/>
                                    <w:rPrChange w:id="498" w:author="Brauleyn Zofolli Nunes" w:date="2020-12-15T12:05:00Z">
                                      <w:rPr/>
                                    </w:rPrChange>
                                  </w:rPr>
                                  <w:t xml:space="preserve">Figura </w:t>
                                </w:r>
                              </w:ins>
                              <w:ins w:id="499" w:author="Brauleyn Zofolli Nunes" w:date="2020-12-15T13:07:00Z">
                                <w:r w:rsidR="009976C6">
                                  <w:rPr>
                                    <w:rFonts w:ascii="Arial" w:hAnsi="Arial"/>
                                    <w:i w:val="0"/>
                                    <w:iCs w:val="0"/>
                                  </w:rPr>
                                  <w:t>8</w:t>
                                </w:r>
                              </w:ins>
                              <w:ins w:id="500" w:author="Brauleyn Zofolli Nunes" w:date="2020-12-15T12:04:00Z">
                                <w:r w:rsidRPr="00EB724A">
                                  <w:rPr>
                                    <w:rFonts w:ascii="Arial" w:hAnsi="Arial"/>
                                    <w:i w:val="0"/>
                                    <w:iCs w:val="0"/>
                                    <w:rPrChange w:id="501" w:author="Brauleyn Zofolli Nunes" w:date="2020-12-15T12:05:00Z">
                                      <w:rPr/>
                                    </w:rPrChange>
                                  </w:rPr>
                                  <w:t>: Diag</w:t>
                                </w:r>
                              </w:ins>
                              <w:ins w:id="502" w:author="Brauleyn Zofolli Nunes" w:date="2020-12-15T12:05:00Z">
                                <w:r w:rsidRPr="00EB724A">
                                  <w:rPr>
                                    <w:rFonts w:ascii="Arial" w:hAnsi="Arial"/>
                                    <w:i w:val="0"/>
                                    <w:iCs w:val="0"/>
                                    <w:rPrChange w:id="503" w:author="Brauleyn Zofolli Nunes" w:date="2020-12-15T12:05:00Z">
                                      <w:rPr/>
                                    </w:rPrChange>
                                  </w:rPr>
                                  <w:t xml:space="preserve">rama de Classes do </w:t>
                                </w:r>
                                <w:r w:rsidR="004D3A20" w:rsidRPr="00EB724A">
                                  <w:rPr>
                                    <w:rFonts w:ascii="Arial" w:hAnsi="Arial"/>
                                    <w:i w:val="0"/>
                                    <w:iCs w:val="0"/>
                                    <w:rPrChange w:id="504" w:author="Brauleyn Zofolli Nunes" w:date="2020-12-15T12:05:00Z">
                                      <w:rPr/>
                                    </w:rPrChange>
                                  </w:rPr>
                                  <w:t>sistema</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64287C" id="Caixa de Texto 20" o:spid="_x0000_s1027" type="#_x0000_t202" style="position:absolute;left:0;text-align:left;margin-left:27.75pt;margin-top:18pt;width:404.1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" stroked="f">
                  <v:textbox inset="0,0,0,0">
                    <w:txbxContent>
                      <w:p w14:paraId="08F72B5F" w14:textId="6E12FA1B" w:rsidR="006D73C6" w:rsidRPr="00EB724A" w:rsidRDefault="006D73C6">
                        <w:pPr>
                          <w:pStyle w:val="Caption"/>
                          <w:rPr>
                            <w:rFonts w:ascii="Arial" w:hAnsi="Arial"/>
                            <w:noProof/>
                            <w:rPrChange w:id="505" w:author="Brauleyn Zofolli Nunes" w:date="2020-12-15T12:05:00Z">
                              <w:rPr>
                                <w:noProof/>
                              </w:rPr>
                            </w:rPrChange>
                          </w:rPr>
                          <w:pPrChange w:id="506" w:author="Brauleyn Zofolli Nunes" w:date="2020-12-15T12:04:00Z">
                            <w:pPr>
                              <w:pStyle w:val="LO-normal"/>
                              <w:spacing w:after="0" w:line="360" w:lineRule="auto"/>
                              <w:ind w:firstLine="1134"/>
                              <w:jc w:val="both"/>
                            </w:pPr>
                          </w:pPrChange>
                        </w:pPr>
                        <w:ins w:id="507" w:author="Brauleyn Zofolli Nunes" w:date="2020-12-15T12:04:00Z">
                          <w:r w:rsidRPr="00EB724A">
                            <w:rPr>
                              <w:rFonts w:ascii="Arial" w:hAnsi="Arial"/>
                              <w:i w:val="0"/>
                              <w:iCs w:val="0"/>
                              <w:rPrChange w:id="508" w:author="Brauleyn Zofolli Nunes" w:date="2020-12-15T12:05:00Z">
                                <w:rPr/>
                              </w:rPrChange>
                            </w:rPr>
                            <w:t xml:space="preserve">Figura </w:t>
                          </w:r>
                        </w:ins>
                        <w:ins w:id="509" w:author="Brauleyn Zofolli Nunes" w:date="2020-12-15T13:07:00Z">
                          <w:r w:rsidR="009976C6">
                            <w:rPr>
                              <w:rFonts w:ascii="Arial" w:hAnsi="Arial"/>
                              <w:i w:val="0"/>
                              <w:iCs w:val="0"/>
                            </w:rPr>
                            <w:t>8</w:t>
                          </w:r>
                        </w:ins>
                        <w:ins w:id="510" w:author="Brauleyn Zofolli Nunes" w:date="2020-12-15T12:04:00Z">
                          <w:r w:rsidRPr="00EB724A">
                            <w:rPr>
                              <w:rFonts w:ascii="Arial" w:hAnsi="Arial"/>
                              <w:i w:val="0"/>
                              <w:iCs w:val="0"/>
                              <w:rPrChange w:id="511" w:author="Brauleyn Zofolli Nunes" w:date="2020-12-15T12:05:00Z">
                                <w:rPr/>
                              </w:rPrChange>
                            </w:rPr>
                            <w:t>: Diag</w:t>
                          </w:r>
                        </w:ins>
                        <w:ins w:id="512" w:author="Brauleyn Zofolli Nunes" w:date="2020-12-15T12:05:00Z">
                          <w:r w:rsidRPr="00EB724A">
                            <w:rPr>
                              <w:rFonts w:ascii="Arial" w:hAnsi="Arial"/>
                              <w:i w:val="0"/>
                              <w:iCs w:val="0"/>
                              <w:rPrChange w:id="513" w:author="Brauleyn Zofolli Nunes" w:date="2020-12-15T12:05:00Z">
                                <w:rPr/>
                              </w:rPrChange>
                            </w:rPr>
                            <w:t xml:space="preserve">rama de Classes do </w:t>
                          </w:r>
                          <w:r w:rsidR="004D3A20" w:rsidRPr="00EB724A">
                            <w:rPr>
                              <w:rFonts w:ascii="Arial" w:hAnsi="Arial"/>
                              <w:i w:val="0"/>
                              <w:iCs w:val="0"/>
                              <w:rPrChange w:id="514" w:author="Brauleyn Zofolli Nunes" w:date="2020-12-15T12:05:00Z">
                                <w:rPr/>
                              </w:rPrChange>
                            </w:rPr>
                            <w:t>sistema</w:t>
                          </w:r>
                        </w:ins>
                      </w:p>
                    </w:txbxContent>
                  </v:textbox>
                  <w10:wrap type="topAndBottom"/>
                </v:shape>
              </w:pict>
            </mc:Fallback>
          </mc:AlternateContent>
        </w:r>
      </w:ins>
    </w:p>
    <w:p w14:paraId="3179AAFF" w14:textId="6FB53445" w:rsidR="00A34620" w:rsidRDefault="00A34620" w:rsidP="004E55FE">
      <w:pPr>
        <w:pStyle w:val="LO-normal"/>
        <w:spacing w:after="0" w:line="360" w:lineRule="auto"/>
        <w:ind w:firstLine="1134"/>
        <w:jc w:val="both"/>
        <w:rPr>
          <w:ins w:id="515" w:author="Brauleyn Zofolli Nunes" w:date="2020-12-15T12:02:00Z"/>
          <w:rFonts w:ascii="Arial" w:eastAsia="Arial" w:hAnsi="Arial" w:cs="Arial"/>
          <w:bCs/>
          <w:sz w:val="24"/>
          <w:szCs w:val="24"/>
        </w:rPr>
      </w:pPr>
      <w:ins w:id="516" w:author="Brauleyn Zofolli Nunes" w:date="2020-12-15T12:02:00Z">
        <w:r>
          <w:rPr>
            <w:noProof/>
          </w:rPr>
          <w:drawing>
            <wp:anchor distT="0" distB="0" distL="114300" distR="114300" simplePos="0" relativeHeight="251681792" behindDoc="1" locked="0" layoutInCell="1" allowOverlap="1" wp14:anchorId="3E1E4718" wp14:editId="68FEE1DA">
              <wp:simplePos x="0" y="0"/>
              <wp:positionH relativeFrom="margin">
                <wp:posOffset>234950</wp:posOffset>
              </wp:positionH>
              <wp:positionV relativeFrom="paragraph">
                <wp:posOffset>392430</wp:posOffset>
              </wp:positionV>
              <wp:extent cx="5132705" cy="2399030"/>
              <wp:effectExtent l="0" t="0" r="0" b="127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132705" cy="2399030"/>
                      </a:xfrm>
                      <a:prstGeom prst="rect">
                        <a:avLst/>
                      </a:prstGeom>
                    </pic:spPr>
                  </pic:pic>
                </a:graphicData>
              </a:graphic>
              <wp14:sizeRelH relativeFrom="margin">
                <wp14:pctWidth>0</wp14:pctWidth>
              </wp14:sizeRelH>
              <wp14:sizeRelV relativeFrom="margin">
                <wp14:pctHeight>0</wp14:pctHeight>
              </wp14:sizeRelV>
            </wp:anchor>
          </w:drawing>
        </w:r>
      </w:ins>
    </w:p>
    <w:p w14:paraId="370E6D1A" w14:textId="3BE4F980" w:rsidR="005C6074" w:rsidDel="00184C01" w:rsidRDefault="00184C01" w:rsidP="004E55FE">
      <w:pPr>
        <w:pStyle w:val="LO-normal"/>
        <w:spacing w:after="0" w:line="360" w:lineRule="auto"/>
        <w:ind w:firstLine="1134"/>
        <w:jc w:val="both"/>
        <w:rPr>
          <w:del w:id="517" w:author="Brauleyn Zofolli Nunes" w:date="2020-12-15T12:09:00Z"/>
          <w:rFonts w:ascii="Arial" w:eastAsia="Arial" w:hAnsi="Arial" w:cs="Arial"/>
          <w:bCs/>
          <w:sz w:val="24"/>
          <w:szCs w:val="24"/>
        </w:rPr>
      </w:pPr>
      <w:ins w:id="518" w:author="Brauleyn Zofolli Nunes" w:date="2020-12-15T12:09:00Z">
        <w:r>
          <w:rPr>
            <w:rFonts w:ascii="Arial" w:eastAsia="Arial" w:hAnsi="Arial" w:cs="Arial"/>
            <w:bCs/>
            <w:sz w:val="24"/>
            <w:szCs w:val="24"/>
          </w:rPr>
          <w:t xml:space="preserve">Na Figura </w:t>
        </w:r>
      </w:ins>
      <w:ins w:id="519" w:author="Brauleyn Zofolli Nunes" w:date="2020-12-15T13:08:00Z">
        <w:r w:rsidR="009976C6">
          <w:rPr>
            <w:rFonts w:ascii="Arial" w:eastAsia="Arial" w:hAnsi="Arial" w:cs="Arial"/>
            <w:bCs/>
            <w:sz w:val="24"/>
            <w:szCs w:val="24"/>
          </w:rPr>
          <w:t>9</w:t>
        </w:r>
      </w:ins>
      <w:ins w:id="520" w:author="Brauleyn Zofolli Nunes" w:date="2020-12-15T13:50:00Z">
        <w:r w:rsidR="00FB5BB0">
          <w:rPr>
            <w:rFonts w:ascii="Arial" w:eastAsia="Arial" w:hAnsi="Arial" w:cs="Arial"/>
            <w:bCs/>
            <w:sz w:val="24"/>
            <w:szCs w:val="24"/>
          </w:rPr>
          <w:t xml:space="preserve"> são </w:t>
        </w:r>
      </w:ins>
      <w:ins w:id="521" w:author="Brauleyn Zofolli Nunes" w:date="2020-12-15T12:17:00Z">
        <w:r w:rsidR="007A6BE7">
          <w:rPr>
            <w:rFonts w:ascii="Arial" w:eastAsia="Arial" w:hAnsi="Arial" w:cs="Arial"/>
            <w:bCs/>
            <w:sz w:val="24"/>
            <w:szCs w:val="24"/>
          </w:rPr>
          <w:t>apresenta</w:t>
        </w:r>
      </w:ins>
      <w:ins w:id="522" w:author="Brauleyn Zofolli Nunes" w:date="2020-12-15T13:50:00Z">
        <w:r w:rsidR="00FB5BB0">
          <w:rPr>
            <w:rFonts w:ascii="Arial" w:eastAsia="Arial" w:hAnsi="Arial" w:cs="Arial"/>
            <w:bCs/>
            <w:sz w:val="24"/>
            <w:szCs w:val="24"/>
          </w:rPr>
          <w:t>s</w:t>
        </w:r>
      </w:ins>
      <w:ins w:id="523" w:author="Brauleyn Zofolli Nunes" w:date="2020-12-15T12:17:00Z">
        <w:r w:rsidR="007A6BE7">
          <w:rPr>
            <w:rFonts w:ascii="Arial" w:eastAsia="Arial" w:hAnsi="Arial" w:cs="Arial"/>
            <w:bCs/>
            <w:sz w:val="24"/>
            <w:szCs w:val="24"/>
          </w:rPr>
          <w:t xml:space="preserve"> as funções oferecidas pelo sistema, representadas pelo diagrama de casos de uso. P</w:t>
        </w:r>
      </w:ins>
      <w:ins w:id="524" w:author="Brauleyn Zofolli Nunes" w:date="2020-12-15T12:09:00Z">
        <w:r>
          <w:rPr>
            <w:rFonts w:ascii="Arial" w:eastAsia="Arial" w:hAnsi="Arial" w:cs="Arial"/>
            <w:bCs/>
            <w:sz w:val="24"/>
            <w:szCs w:val="24"/>
          </w:rPr>
          <w:t>ode-se observar</w:t>
        </w:r>
      </w:ins>
      <w:ins w:id="525" w:author="Brauleyn Zofolli Nunes" w:date="2020-12-15T12:17:00Z">
        <w:r w:rsidR="00B25477">
          <w:rPr>
            <w:rFonts w:ascii="Arial" w:eastAsia="Arial" w:hAnsi="Arial" w:cs="Arial"/>
            <w:bCs/>
            <w:sz w:val="24"/>
            <w:szCs w:val="24"/>
          </w:rPr>
          <w:t xml:space="preserve"> nessa</w:t>
        </w:r>
      </w:ins>
      <w:ins w:id="526" w:author="Brauleyn Zofolli Nunes" w:date="2020-12-15T12:18:00Z">
        <w:r w:rsidR="00B25477">
          <w:rPr>
            <w:rFonts w:ascii="Arial" w:eastAsia="Arial" w:hAnsi="Arial" w:cs="Arial"/>
            <w:bCs/>
            <w:sz w:val="24"/>
            <w:szCs w:val="24"/>
          </w:rPr>
          <w:t xml:space="preserve"> fi</w:t>
        </w:r>
        <w:r w:rsidR="00B00E30">
          <w:rPr>
            <w:rFonts w:ascii="Arial" w:eastAsia="Arial" w:hAnsi="Arial" w:cs="Arial"/>
            <w:bCs/>
            <w:sz w:val="24"/>
            <w:szCs w:val="24"/>
          </w:rPr>
          <w:t>gura</w:t>
        </w:r>
      </w:ins>
      <w:ins w:id="527" w:author="Brauleyn Zofolli Nunes" w:date="2020-12-15T12:09:00Z">
        <w:r>
          <w:rPr>
            <w:rFonts w:ascii="Arial" w:eastAsia="Arial" w:hAnsi="Arial" w:cs="Arial"/>
            <w:bCs/>
            <w:sz w:val="24"/>
            <w:szCs w:val="24"/>
          </w:rPr>
          <w:t xml:space="preserve"> os dois usuários do sistema: Aluno e Supervisor. No caso de uso Cadastrar Usuários, tanto </w:t>
        </w:r>
        <w:r>
          <w:rPr>
            <w:rFonts w:ascii="Arial" w:eastAsia="Arial" w:hAnsi="Arial" w:cs="Arial"/>
            <w:bCs/>
            <w:sz w:val="24"/>
            <w:szCs w:val="24"/>
          </w:rPr>
          <w:lastRenderedPageBreak/>
          <w:t>aluno quanto supervisor podem realizar seu registro no sistema. O caso de uso Login especifica que os dois atores do sistema realizam a autenticação no software, a partir de fornecimento de login e senha previamente cadastrados. No caso de uso Cadastrar Empresa, o supervisor realizará os registros das empresas que ofertam estágios aos alunos. Em Cadastrar Estágio, o aluno realizará a inclusão da empresa e a seguir fará o upload dos documentos pertinentes ao estágio representados pelos casos de uso Adicionar Termo de Compromisso, Adicionar Projeto Inicial, Adicionar Relatório Periódico de Atividades, Adicionar Projeto Final e Adicionar Termo de Rescisão. O ator Supervisor será responsável por aprovar ou solicitar correção dos documentos enviados pelo Aluno, funcionalidade representada pelos casos de uso Aprovar Termo de Compromisso, Aprovar Relatório de Atividades, Aprovar Projeto Final e Aprovar Termo de Rescisão.</w:t>
        </w:r>
      </w:ins>
    </w:p>
    <w:p w14:paraId="60ADF913" w14:textId="7B2C9F89" w:rsidR="0092623C" w:rsidDel="00184C01" w:rsidRDefault="0092623C" w:rsidP="009B1C26">
      <w:pPr>
        <w:pStyle w:val="LO-normal"/>
        <w:spacing w:after="0" w:line="360" w:lineRule="auto"/>
        <w:ind w:firstLine="1134"/>
        <w:jc w:val="both"/>
        <w:rPr>
          <w:del w:id="528" w:author="Brauleyn Zofolli Nunes" w:date="2020-12-15T12:09:00Z"/>
          <w:rFonts w:ascii="Arial" w:eastAsia="Arial" w:hAnsi="Arial" w:cs="Arial"/>
          <w:bCs/>
          <w:sz w:val="24"/>
          <w:szCs w:val="24"/>
        </w:rPr>
      </w:pPr>
    </w:p>
    <w:p w14:paraId="69E679F2" w14:textId="67878BA1" w:rsidR="0092623C" w:rsidDel="00184C01" w:rsidRDefault="0092623C" w:rsidP="009B1C26">
      <w:pPr>
        <w:pStyle w:val="LO-normal"/>
        <w:spacing w:after="0" w:line="360" w:lineRule="auto"/>
        <w:ind w:firstLine="1134"/>
        <w:jc w:val="both"/>
        <w:rPr>
          <w:del w:id="529" w:author="Brauleyn Zofolli Nunes" w:date="2020-12-15T12:09:00Z"/>
          <w:rFonts w:ascii="Arial" w:eastAsia="Arial" w:hAnsi="Arial" w:cs="Arial"/>
          <w:bCs/>
          <w:sz w:val="24"/>
          <w:szCs w:val="24"/>
        </w:rPr>
      </w:pPr>
    </w:p>
    <w:p w14:paraId="5CAA2FFD" w14:textId="29AB3E68" w:rsidR="0092623C" w:rsidDel="00184C01" w:rsidRDefault="0092623C" w:rsidP="009B1C26">
      <w:pPr>
        <w:pStyle w:val="LO-normal"/>
        <w:spacing w:after="0" w:line="360" w:lineRule="auto"/>
        <w:ind w:firstLine="1134"/>
        <w:jc w:val="both"/>
        <w:rPr>
          <w:del w:id="530" w:author="Brauleyn Zofolli Nunes" w:date="2020-12-15T12:09:00Z"/>
          <w:rFonts w:ascii="Arial" w:eastAsia="Arial" w:hAnsi="Arial" w:cs="Arial"/>
          <w:bCs/>
          <w:sz w:val="24"/>
          <w:szCs w:val="24"/>
        </w:rPr>
      </w:pPr>
    </w:p>
    <w:p w14:paraId="7E2606AD" w14:textId="13DB112A" w:rsidR="0092623C" w:rsidRDefault="0092623C" w:rsidP="009B1C26">
      <w:pPr>
        <w:pStyle w:val="LO-normal"/>
        <w:spacing w:after="0" w:line="360" w:lineRule="auto"/>
        <w:ind w:firstLine="1134"/>
        <w:jc w:val="both"/>
        <w:rPr>
          <w:rFonts w:ascii="Arial" w:eastAsia="Arial" w:hAnsi="Arial" w:cs="Arial"/>
          <w:bCs/>
          <w:sz w:val="24"/>
          <w:szCs w:val="24"/>
        </w:rPr>
      </w:pPr>
    </w:p>
    <w:p w14:paraId="022CC7B1" w14:textId="5F4B7451" w:rsidR="007E6141" w:rsidRDefault="004C766B" w:rsidP="00466AE8">
      <w:pPr>
        <w:pStyle w:val="LO-normal"/>
        <w:spacing w:after="0" w:line="360" w:lineRule="auto"/>
        <w:jc w:val="center"/>
        <w:rPr>
          <w:rFonts w:ascii="Arial" w:eastAsia="Arial" w:hAnsi="Arial" w:cs="Arial"/>
          <w:bCs/>
          <w:sz w:val="24"/>
          <w:szCs w:val="24"/>
        </w:rPr>
      </w:pPr>
      <w:r>
        <w:rPr>
          <w:noProof/>
        </w:rPr>
        <w:lastRenderedPageBreak/>
        <mc:AlternateContent>
          <mc:Choice Requires="wps">
            <w:drawing>
              <wp:anchor distT="0" distB="0" distL="114300" distR="114300" simplePos="0" relativeHeight="251626496" behindDoc="0" locked="0" layoutInCell="1" allowOverlap="1" wp14:anchorId="5ADDC3BE" wp14:editId="1FBDCD50">
                <wp:simplePos x="0" y="0"/>
                <wp:positionH relativeFrom="column">
                  <wp:posOffset>177800</wp:posOffset>
                </wp:positionH>
                <wp:positionV relativeFrom="paragraph">
                  <wp:posOffset>6318250</wp:posOffset>
                </wp:positionV>
                <wp:extent cx="4019550" cy="635"/>
                <wp:effectExtent l="0" t="0" r="0" b="8255"/>
                <wp:wrapTopAndBottom/>
                <wp:docPr id="15" name="Caixa de Texto 15"/>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70C2355B" w14:textId="310EB884" w:rsidR="00F65A40" w:rsidRPr="001F5531" w:rsidRDefault="00E44F84" w:rsidP="003C1405">
                            <w:pPr>
                              <w:pStyle w:val="Caption"/>
                              <w:jc w:val="both"/>
                              <w:rPr>
                                <w:rFonts w:ascii="Arial" w:hAnsi="Arial"/>
                                <w:i w:val="0"/>
                                <w:iCs w:val="0"/>
                                <w:noProof/>
                              </w:rPr>
                            </w:pPr>
                            <w:r w:rsidRPr="00E81F81">
                              <w:rPr>
                                <w:rFonts w:ascii="Arial" w:hAnsi="Arial"/>
                                <w:i w:val="0"/>
                                <w:iCs w:val="0"/>
                                <w:noProof/>
                              </w:rPr>
                              <w:t>Fonte</w:t>
                            </w:r>
                            <w:r>
                              <w:rPr>
                                <w:rFonts w:ascii="Arial" w:hAnsi="Arial"/>
                                <w:i w:val="0"/>
                                <w:iCs w:val="0"/>
                                <w:noProof/>
                              </w:rPr>
                              <w:t>: Poduzido pelo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DDC3BE" id="Caixa de Texto 15" o:spid="_x0000_s1028" type="#_x0000_t202" style="position:absolute;left:0;text-align:left;margin-left:14pt;margin-top:497.5pt;width:316.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Ih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4P09mnxYJCkmI37x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" stroked="f">
                <v:textbox style="mso-fit-shape-to-text:t" inset="0,0,0,0">
                  <w:txbxContent>
                    <w:p w14:paraId="70C2355B" w14:textId="310EB884" w:rsidR="00F65A40" w:rsidRPr="001F5531" w:rsidRDefault="00E44F84" w:rsidP="003C1405">
                      <w:pPr>
                        <w:pStyle w:val="Caption"/>
                        <w:jc w:val="both"/>
                        <w:rPr>
                          <w:rFonts w:ascii="Arial" w:hAnsi="Arial"/>
                          <w:i w:val="0"/>
                          <w:iCs w:val="0"/>
                          <w:noProof/>
                        </w:rPr>
                      </w:pPr>
                      <w:r w:rsidRPr="00E81F81">
                        <w:rPr>
                          <w:rFonts w:ascii="Arial" w:hAnsi="Arial"/>
                          <w:i w:val="0"/>
                          <w:iCs w:val="0"/>
                          <w:noProof/>
                        </w:rPr>
                        <w:t>Fonte</w:t>
                      </w:r>
                      <w:r>
                        <w:rPr>
                          <w:rFonts w:ascii="Arial" w:hAnsi="Arial"/>
                          <w:i w:val="0"/>
                          <w:iCs w:val="0"/>
                          <w:noProof/>
                        </w:rPr>
                        <w:t>: Poduzido pelo autor.</w:t>
                      </w:r>
                    </w:p>
                  </w:txbxContent>
                </v:textbox>
                <w10:wrap type="topAndBottom"/>
              </v:shape>
            </w:pict>
          </mc:Fallback>
        </mc:AlternateContent>
      </w:r>
      <w:r>
        <w:rPr>
          <w:noProof/>
        </w:rPr>
        <w:drawing>
          <wp:anchor distT="0" distB="0" distL="114300" distR="114300" simplePos="0" relativeHeight="251621376" behindDoc="0" locked="0" layoutInCell="1" allowOverlap="1" wp14:anchorId="08CDE3C3" wp14:editId="4368D0CE">
            <wp:simplePos x="0" y="0"/>
            <wp:positionH relativeFrom="page">
              <wp:posOffset>2140585</wp:posOffset>
            </wp:positionH>
            <wp:positionV relativeFrom="paragraph">
              <wp:posOffset>720725</wp:posOffset>
            </wp:positionV>
            <wp:extent cx="3278505" cy="560133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78505"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2E248A" w14:textId="668C4DE1" w:rsidR="0092623C" w:rsidRPr="00B43B5C" w:rsidDel="00B00E30" w:rsidRDefault="003F001F" w:rsidP="003C1405">
      <w:pPr>
        <w:pStyle w:val="LO-normal"/>
        <w:spacing w:after="0" w:line="360" w:lineRule="auto"/>
        <w:jc w:val="both"/>
        <w:rPr>
          <w:del w:id="531" w:author="Brauleyn Zofolli Nunes" w:date="2020-12-15T12:18:00Z"/>
          <w:rFonts w:ascii="Arial" w:eastAsia="Arial" w:hAnsi="Arial" w:cs="Arial"/>
          <w:bCs/>
          <w:sz w:val="24"/>
          <w:szCs w:val="24"/>
        </w:rPr>
      </w:pPr>
      <w:r>
        <w:rPr>
          <w:noProof/>
        </w:rPr>
        <mc:AlternateContent>
          <mc:Choice Requires="wps">
            <w:drawing>
              <wp:anchor distT="0" distB="0" distL="114300" distR="114300" simplePos="0" relativeHeight="251635712" behindDoc="0" locked="0" layoutInCell="1" allowOverlap="1" wp14:anchorId="1C4FBD96" wp14:editId="78E90CAC">
                <wp:simplePos x="0" y="0"/>
                <wp:positionH relativeFrom="page">
                  <wp:align>center</wp:align>
                </wp:positionH>
                <wp:positionV relativeFrom="paragraph">
                  <wp:posOffset>0</wp:posOffset>
                </wp:positionV>
                <wp:extent cx="4658995" cy="457200"/>
                <wp:effectExtent l="0" t="0" r="8255" b="0"/>
                <wp:wrapTopAndBottom/>
                <wp:docPr id="24" name="Caixa de Texto 24"/>
                <wp:cNvGraphicFramePr/>
                <a:graphic xmlns:a="http://schemas.openxmlformats.org/drawingml/2006/main">
                  <a:graphicData uri="http://schemas.microsoft.com/office/word/2010/wordprocessingShape">
                    <wps:wsp>
                      <wps:cNvSpPr txBox="1"/>
                      <wps:spPr>
                        <a:xfrm>
                          <a:off x="0" y="0"/>
                          <a:ext cx="4658995" cy="457200"/>
                        </a:xfrm>
                        <a:prstGeom prst="rect">
                          <a:avLst/>
                        </a:prstGeom>
                        <a:solidFill>
                          <a:prstClr val="white"/>
                        </a:solidFill>
                        <a:ln>
                          <a:noFill/>
                        </a:ln>
                      </wps:spPr>
                      <wps:txbx>
                        <w:txbxContent>
                          <w:p w14:paraId="312474B6" w14:textId="2B10668B" w:rsidR="007E6141" w:rsidRPr="007E6141" w:rsidRDefault="007E6141" w:rsidP="003C1405">
                            <w:pPr>
                              <w:pStyle w:val="Caption"/>
                              <w:jc w:val="both"/>
                              <w:rPr>
                                <w:rFonts w:ascii="Arial" w:hAnsi="Arial"/>
                                <w:i w:val="0"/>
                                <w:iCs w:val="0"/>
                                <w:noProof/>
                              </w:rPr>
                            </w:pPr>
                            <w:r w:rsidRPr="007E6141">
                              <w:rPr>
                                <w:rFonts w:ascii="Arial" w:hAnsi="Arial"/>
                                <w:i w:val="0"/>
                                <w:iCs w:val="0"/>
                              </w:rPr>
                              <w:t xml:space="preserve">Figura </w:t>
                            </w:r>
                            <w:ins w:id="532" w:author="Brauleyn Zofolli Nunes" w:date="2020-12-15T13:08:00Z">
                              <w:r w:rsidR="009976C6">
                                <w:rPr>
                                  <w:rFonts w:ascii="Arial" w:hAnsi="Arial"/>
                                  <w:i w:val="0"/>
                                  <w:iCs w:val="0"/>
                                </w:rPr>
                                <w:t>9</w:t>
                              </w:r>
                            </w:ins>
                            <w:del w:id="533" w:author="Brauleyn Zofolli Nunes" w:date="2020-12-15T12:17:00Z">
                              <w:r w:rsidR="00FF52B2" w:rsidDel="0025320E">
                                <w:rPr>
                                  <w:rFonts w:ascii="Arial" w:hAnsi="Arial"/>
                                  <w:i w:val="0"/>
                                  <w:iCs w:val="0"/>
                                </w:rPr>
                                <w:delText>12</w:delText>
                              </w:r>
                            </w:del>
                            <w:r w:rsidR="004F5A6A">
                              <w:rPr>
                                <w:rFonts w:ascii="Arial" w:hAnsi="Arial"/>
                                <w:i w:val="0"/>
                                <w:iCs w:val="0"/>
                              </w:rPr>
                              <w:t xml:space="preserve"> </w:t>
                            </w:r>
                            <w:del w:id="534" w:author="Brauleyn Zofolli Nunes" w:date="2020-12-15T12:16:00Z">
                              <w:r w:rsidR="004F5A6A" w:rsidDel="000D66CC">
                                <w:rPr>
                                  <w:rFonts w:ascii="Arial" w:hAnsi="Arial"/>
                                  <w:i w:val="0"/>
                                  <w:iCs w:val="0"/>
                                </w:rPr>
                                <w:delText>-</w:delText>
                              </w:r>
                            </w:del>
                            <w:ins w:id="535" w:author="Brauleyn Zofolli Nunes" w:date="2020-12-15T12:16:00Z">
                              <w:r w:rsidR="000D66CC">
                                <w:rPr>
                                  <w:rFonts w:ascii="Arial" w:hAnsi="Arial"/>
                                  <w:i w:val="0"/>
                                  <w:iCs w:val="0"/>
                                </w:rPr>
                                <w:t>–</w:t>
                              </w:r>
                            </w:ins>
                            <w:r w:rsidR="004F5A6A">
                              <w:rPr>
                                <w:rFonts w:ascii="Arial" w:hAnsi="Arial"/>
                                <w:i w:val="0"/>
                                <w:iCs w:val="0"/>
                              </w:rPr>
                              <w:t xml:space="preserve"> </w:t>
                            </w:r>
                            <w:del w:id="536" w:author="Brauleyn Zofolli Nunes" w:date="2020-12-15T12:16:00Z">
                              <w:r w:rsidRPr="007E6141" w:rsidDel="000D66CC">
                                <w:rPr>
                                  <w:rFonts w:ascii="Arial" w:hAnsi="Arial"/>
                                  <w:i w:val="0"/>
                                  <w:iCs w:val="0"/>
                                </w:rPr>
                                <w:delText>Fonte: Produzido pelo autor do artigo</w:delText>
                              </w:r>
                            </w:del>
                            <w:ins w:id="537" w:author="Brauleyn Zofolli Nunes" w:date="2020-12-15T12:16:00Z">
                              <w:r w:rsidR="000D66CC">
                                <w:rPr>
                                  <w:rFonts w:ascii="Arial" w:hAnsi="Arial"/>
                                  <w:i w:val="0"/>
                                  <w:iCs w:val="0"/>
                                </w:rPr>
                                <w:t>Diagrama de Casos de Uso do sistema</w:t>
                              </w:r>
                            </w:ins>
                            <w:r w:rsidRPr="007E6141">
                              <w:rPr>
                                <w:rFonts w:ascii="Arial" w:hAnsi="Arial"/>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4FBD96" id="Caixa de Texto 24" o:spid="_x0000_s1029" type="#_x0000_t202" style="position:absolute;left:0;text-align:left;margin-left:0;margin-top:0;width:366.85pt;height:36pt;z-index:2516357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" stroked="f">
                <v:textbox inset="0,0,0,0">
                  <w:txbxContent>
                    <w:p w14:paraId="312474B6" w14:textId="2B10668B" w:rsidR="007E6141" w:rsidRPr="007E6141" w:rsidRDefault="007E6141" w:rsidP="003C1405">
                      <w:pPr>
                        <w:pStyle w:val="Caption"/>
                        <w:jc w:val="both"/>
                        <w:rPr>
                          <w:rFonts w:ascii="Arial" w:hAnsi="Arial"/>
                          <w:i w:val="0"/>
                          <w:iCs w:val="0"/>
                          <w:noProof/>
                        </w:rPr>
                      </w:pPr>
                      <w:r w:rsidRPr="007E6141">
                        <w:rPr>
                          <w:rFonts w:ascii="Arial" w:hAnsi="Arial"/>
                          <w:i w:val="0"/>
                          <w:iCs w:val="0"/>
                        </w:rPr>
                        <w:t xml:space="preserve">Figura </w:t>
                      </w:r>
                      <w:ins w:id="538" w:author="Brauleyn Zofolli Nunes" w:date="2020-12-15T13:08:00Z">
                        <w:r w:rsidR="009976C6">
                          <w:rPr>
                            <w:rFonts w:ascii="Arial" w:hAnsi="Arial"/>
                            <w:i w:val="0"/>
                            <w:iCs w:val="0"/>
                          </w:rPr>
                          <w:t>9</w:t>
                        </w:r>
                      </w:ins>
                      <w:del w:id="539" w:author="Brauleyn Zofolli Nunes" w:date="2020-12-15T12:17:00Z">
                        <w:r w:rsidR="00FF52B2" w:rsidDel="0025320E">
                          <w:rPr>
                            <w:rFonts w:ascii="Arial" w:hAnsi="Arial"/>
                            <w:i w:val="0"/>
                            <w:iCs w:val="0"/>
                          </w:rPr>
                          <w:delText>12</w:delText>
                        </w:r>
                      </w:del>
                      <w:r w:rsidR="004F5A6A">
                        <w:rPr>
                          <w:rFonts w:ascii="Arial" w:hAnsi="Arial"/>
                          <w:i w:val="0"/>
                          <w:iCs w:val="0"/>
                        </w:rPr>
                        <w:t xml:space="preserve"> </w:t>
                      </w:r>
                      <w:del w:id="540" w:author="Brauleyn Zofolli Nunes" w:date="2020-12-15T12:16:00Z">
                        <w:r w:rsidR="004F5A6A" w:rsidDel="000D66CC">
                          <w:rPr>
                            <w:rFonts w:ascii="Arial" w:hAnsi="Arial"/>
                            <w:i w:val="0"/>
                            <w:iCs w:val="0"/>
                          </w:rPr>
                          <w:delText>-</w:delText>
                        </w:r>
                      </w:del>
                      <w:ins w:id="541" w:author="Brauleyn Zofolli Nunes" w:date="2020-12-15T12:16:00Z">
                        <w:r w:rsidR="000D66CC">
                          <w:rPr>
                            <w:rFonts w:ascii="Arial" w:hAnsi="Arial"/>
                            <w:i w:val="0"/>
                            <w:iCs w:val="0"/>
                          </w:rPr>
                          <w:t>–</w:t>
                        </w:r>
                      </w:ins>
                      <w:r w:rsidR="004F5A6A">
                        <w:rPr>
                          <w:rFonts w:ascii="Arial" w:hAnsi="Arial"/>
                          <w:i w:val="0"/>
                          <w:iCs w:val="0"/>
                        </w:rPr>
                        <w:t xml:space="preserve"> </w:t>
                      </w:r>
                      <w:del w:id="542" w:author="Brauleyn Zofolli Nunes" w:date="2020-12-15T12:16:00Z">
                        <w:r w:rsidRPr="007E6141" w:rsidDel="000D66CC">
                          <w:rPr>
                            <w:rFonts w:ascii="Arial" w:hAnsi="Arial"/>
                            <w:i w:val="0"/>
                            <w:iCs w:val="0"/>
                          </w:rPr>
                          <w:delText>Fonte: Produzido pelo autor do artigo</w:delText>
                        </w:r>
                      </w:del>
                      <w:ins w:id="543" w:author="Brauleyn Zofolli Nunes" w:date="2020-12-15T12:16:00Z">
                        <w:r w:rsidR="000D66CC">
                          <w:rPr>
                            <w:rFonts w:ascii="Arial" w:hAnsi="Arial"/>
                            <w:i w:val="0"/>
                            <w:iCs w:val="0"/>
                          </w:rPr>
                          <w:t>Diagrama de Casos de Uso do sistema</w:t>
                        </w:r>
                      </w:ins>
                      <w:r w:rsidRPr="007E6141">
                        <w:rPr>
                          <w:rFonts w:ascii="Arial" w:hAnsi="Arial"/>
                          <w:i w:val="0"/>
                          <w:iCs w:val="0"/>
                        </w:rPr>
                        <w:t>.</w:t>
                      </w:r>
                    </w:p>
                  </w:txbxContent>
                </v:textbox>
                <w10:wrap type="topAndBottom" anchorx="page"/>
              </v:shape>
            </w:pict>
          </mc:Fallback>
        </mc:AlternateContent>
      </w:r>
      <w:commentRangeStart w:id="544"/>
      <w:commentRangeEnd w:id="544"/>
      <w:r w:rsidR="003157BD">
        <w:rPr>
          <w:rStyle w:val="CommentReference"/>
          <w:rFonts w:cs="Mangal"/>
        </w:rPr>
        <w:commentReference w:id="544"/>
      </w:r>
      <w:commentRangeStart w:id="545"/>
      <w:commentRangeEnd w:id="545"/>
      <w:r w:rsidR="0067276D">
        <w:rPr>
          <w:rStyle w:val="CommentReference"/>
          <w:rFonts w:cs="Mangal"/>
        </w:rPr>
        <w:commentReference w:id="545"/>
      </w:r>
      <w:r w:rsidR="007E6141">
        <w:rPr>
          <w:noProof/>
        </w:rPr>
        <mc:AlternateContent>
          <mc:Choice Requires="wps">
            <w:drawing>
              <wp:anchor distT="0" distB="0" distL="114300" distR="114300" simplePos="0" relativeHeight="251633664" behindDoc="0" locked="0" layoutInCell="1" allowOverlap="1" wp14:anchorId="7DFEB04E" wp14:editId="17B1D237">
                <wp:simplePos x="0" y="0"/>
                <wp:positionH relativeFrom="column">
                  <wp:posOffset>825500</wp:posOffset>
                </wp:positionH>
                <wp:positionV relativeFrom="paragraph">
                  <wp:posOffset>0</wp:posOffset>
                </wp:positionV>
                <wp:extent cx="3924300" cy="457200"/>
                <wp:effectExtent l="0" t="0" r="0" b="0"/>
                <wp:wrapTopAndBottom/>
                <wp:docPr id="19" name="Caixa de Texto 19"/>
                <wp:cNvGraphicFramePr/>
                <a:graphic xmlns:a="http://schemas.openxmlformats.org/drawingml/2006/main">
                  <a:graphicData uri="http://schemas.microsoft.com/office/word/2010/wordprocessingShape">
                    <wps:wsp>
                      <wps:cNvSpPr txBox="1"/>
                      <wps:spPr>
                        <a:xfrm>
                          <a:off x="0" y="0"/>
                          <a:ext cx="3924300" cy="457200"/>
                        </a:xfrm>
                        <a:prstGeom prst="rect">
                          <a:avLst/>
                        </a:prstGeom>
                        <a:solidFill>
                          <a:prstClr val="white"/>
                        </a:solidFill>
                        <a:ln>
                          <a:noFill/>
                        </a:ln>
                      </wps:spPr>
                      <wps:txbx>
                        <w:txbxContent>
                          <w:p w14:paraId="3C437610" w14:textId="5BA76939" w:rsidR="007E6141" w:rsidRPr="00EB61FF" w:rsidRDefault="007E6141" w:rsidP="007E6141">
                            <w:pPr>
                              <w:pStyle w:val="Caption"/>
                              <w:rPr>
                                <w:rFonts w:cs="Calibri"/>
                                <w:noProof/>
                              </w:rPr>
                            </w:pPr>
                            <w:r>
                              <w:t xml:space="preserve">Figura </w:t>
                            </w:r>
                            <w:ins w:id="546" w:author="Brauleyn Zofolli Nunes" w:date="2020-12-15T12:04:00Z">
                              <w:r w:rsidR="006D73C6">
                                <w:fldChar w:fldCharType="begin"/>
                              </w:r>
                              <w:r w:rsidR="006D73C6">
                                <w:instrText xml:space="preserve"> SEQ Figura \* ARABIC </w:instrText>
                              </w:r>
                            </w:ins>
                            <w:r w:rsidR="006D73C6">
                              <w:fldChar w:fldCharType="separate"/>
                            </w:r>
                            <w:ins w:id="547" w:author="Brauleyn Zofolli Nunes" w:date="2020-12-15T12:04:00Z">
                              <w:r w:rsidR="006D73C6">
                                <w:rPr>
                                  <w:noProof/>
                                </w:rPr>
                                <w:t>6</w:t>
                              </w:r>
                              <w:r w:rsidR="006D73C6">
                                <w:fldChar w:fldCharType="end"/>
                              </w:r>
                            </w:ins>
                            <w:del w:id="548" w:author="Brauleyn Zofolli Nunes" w:date="2020-12-15T12:04:00Z">
                              <w:r w:rsidR="0068332A" w:rsidDel="006D73C6">
                                <w:fldChar w:fldCharType="begin"/>
                              </w:r>
                              <w:r w:rsidR="0068332A" w:rsidDel="006D73C6">
                                <w:delInstrText xml:space="preserve"> SEQ Figura \* ARABIC </w:delInstrText>
                              </w:r>
                              <w:r w:rsidR="0068332A" w:rsidDel="006D73C6">
                                <w:fldChar w:fldCharType="separate"/>
                              </w:r>
                              <w:r w:rsidR="006E7EFC" w:rsidDel="006D73C6">
                                <w:rPr>
                                  <w:noProof/>
                                </w:rPr>
                                <w:delText>12</w:delText>
                              </w:r>
                              <w:r w:rsidR="0068332A" w:rsidDel="006D73C6">
                                <w:rPr>
                                  <w:noProof/>
                                </w:rPr>
                                <w:fldChar w:fldCharType="end"/>
                              </w:r>
                            </w:del>
                            <w:r>
                              <w:t xml:space="preserve"> - Casos de uso do sistema GerEstágio.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FEB04E" id="Caixa de Texto 19" o:spid="_x0000_s1030" type="#_x0000_t202" style="position:absolute;left:0;text-align:left;margin-left:65pt;margin-top:0;width:309pt;height:36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" stroked="f">
                <v:textbox inset="0,0,0,0">
                  <w:txbxContent>
                    <w:p w14:paraId="3C437610" w14:textId="5BA76939" w:rsidR="007E6141" w:rsidRPr="00EB61FF" w:rsidRDefault="007E6141" w:rsidP="007E6141">
                      <w:pPr>
                        <w:pStyle w:val="Caption"/>
                        <w:rPr>
                          <w:rFonts w:cs="Calibri"/>
                          <w:noProof/>
                        </w:rPr>
                      </w:pPr>
                      <w:r>
                        <w:t xml:space="preserve">Figura </w:t>
                      </w:r>
                      <w:ins w:id="549" w:author="Brauleyn Zofolli Nunes" w:date="2020-12-15T12:04:00Z">
                        <w:r w:rsidR="006D73C6">
                          <w:fldChar w:fldCharType="begin"/>
                        </w:r>
                        <w:r w:rsidR="006D73C6">
                          <w:instrText xml:space="preserve"> SEQ Figura \* ARABIC </w:instrText>
                        </w:r>
                      </w:ins>
                      <w:r w:rsidR="006D73C6">
                        <w:fldChar w:fldCharType="separate"/>
                      </w:r>
                      <w:ins w:id="550" w:author="Brauleyn Zofolli Nunes" w:date="2020-12-15T12:04:00Z">
                        <w:r w:rsidR="006D73C6">
                          <w:rPr>
                            <w:noProof/>
                          </w:rPr>
                          <w:t>6</w:t>
                        </w:r>
                        <w:r w:rsidR="006D73C6">
                          <w:fldChar w:fldCharType="end"/>
                        </w:r>
                      </w:ins>
                      <w:del w:id="551" w:author="Brauleyn Zofolli Nunes" w:date="2020-12-15T12:04:00Z">
                        <w:r w:rsidR="0068332A" w:rsidDel="006D73C6">
                          <w:fldChar w:fldCharType="begin"/>
                        </w:r>
                        <w:r w:rsidR="0068332A" w:rsidDel="006D73C6">
                          <w:delInstrText xml:space="preserve"> SEQ Figura \* ARABIC </w:delInstrText>
                        </w:r>
                        <w:r w:rsidR="0068332A" w:rsidDel="006D73C6">
                          <w:fldChar w:fldCharType="separate"/>
                        </w:r>
                        <w:r w:rsidR="006E7EFC" w:rsidDel="006D73C6">
                          <w:rPr>
                            <w:noProof/>
                          </w:rPr>
                          <w:delText>12</w:delText>
                        </w:r>
                        <w:r w:rsidR="0068332A" w:rsidDel="006D73C6">
                          <w:rPr>
                            <w:noProof/>
                          </w:rPr>
                          <w:fldChar w:fldCharType="end"/>
                        </w:r>
                      </w:del>
                      <w:r>
                        <w:t xml:space="preserve"> - Casos de uso do sistema GerEstágio.</w:t>
                      </w:r>
                    </w:p>
                  </w:txbxContent>
                </v:textbox>
                <w10:wrap type="topAndBottom"/>
              </v:shape>
            </w:pict>
          </mc:Fallback>
        </mc:AlternateContent>
      </w:r>
    </w:p>
    <w:p w14:paraId="4939BBE1" w14:textId="7AD9A9B5" w:rsidR="00B43582" w:rsidDel="00184C01" w:rsidRDefault="00F45795">
      <w:pPr>
        <w:pStyle w:val="LO-normal"/>
        <w:spacing w:after="0" w:line="360" w:lineRule="auto"/>
        <w:jc w:val="both"/>
        <w:rPr>
          <w:del w:id="552" w:author="Brauleyn Zofolli Nunes" w:date="2020-12-15T12:09:00Z"/>
          <w:rFonts w:ascii="Arial" w:eastAsia="Arial" w:hAnsi="Arial" w:cs="Arial"/>
          <w:bCs/>
          <w:sz w:val="24"/>
          <w:szCs w:val="24"/>
        </w:rPr>
        <w:pPrChange w:id="553" w:author="Brauleyn Zofolli Nunes" w:date="2020-12-15T12:18:00Z">
          <w:pPr>
            <w:pStyle w:val="LO-normal"/>
            <w:spacing w:after="0" w:line="360" w:lineRule="auto"/>
            <w:ind w:firstLine="1134"/>
            <w:jc w:val="both"/>
          </w:pPr>
        </w:pPrChange>
      </w:pPr>
      <w:del w:id="554" w:author="Brauleyn Zofolli Nunes" w:date="2020-12-15T12:09:00Z">
        <w:r w:rsidDel="00184C01">
          <w:rPr>
            <w:rFonts w:ascii="Arial" w:eastAsia="Arial" w:hAnsi="Arial" w:cs="Arial"/>
            <w:bCs/>
            <w:sz w:val="24"/>
            <w:szCs w:val="24"/>
          </w:rPr>
          <w:delText>Na</w:delText>
        </w:r>
        <w:r w:rsidR="00C8051A" w:rsidDel="00184C01">
          <w:rPr>
            <w:rFonts w:ascii="Arial" w:eastAsia="Arial" w:hAnsi="Arial" w:cs="Arial"/>
            <w:bCs/>
            <w:sz w:val="24"/>
            <w:szCs w:val="24"/>
          </w:rPr>
          <w:delText xml:space="preserve"> </w:delText>
        </w:r>
        <w:r w:rsidR="00952371" w:rsidDel="00184C01">
          <w:rPr>
            <w:rFonts w:ascii="Arial" w:eastAsia="Arial" w:hAnsi="Arial" w:cs="Arial"/>
            <w:bCs/>
            <w:sz w:val="24"/>
            <w:szCs w:val="24"/>
          </w:rPr>
          <w:delText>F</w:delText>
        </w:r>
        <w:commentRangeStart w:id="555"/>
        <w:r w:rsidR="00C8051A" w:rsidDel="00184C01">
          <w:rPr>
            <w:rFonts w:ascii="Arial" w:eastAsia="Arial" w:hAnsi="Arial" w:cs="Arial"/>
            <w:bCs/>
            <w:sz w:val="24"/>
            <w:szCs w:val="24"/>
          </w:rPr>
          <w:delText>igura</w:delText>
        </w:r>
        <w:r w:rsidR="00214BB5" w:rsidDel="00184C01">
          <w:rPr>
            <w:rFonts w:ascii="Arial" w:eastAsia="Arial" w:hAnsi="Arial" w:cs="Arial"/>
            <w:bCs/>
            <w:sz w:val="24"/>
            <w:szCs w:val="24"/>
          </w:rPr>
          <w:delText xml:space="preserve"> </w:delText>
        </w:r>
        <w:r w:rsidR="00952371" w:rsidDel="00184C01">
          <w:rPr>
            <w:rFonts w:ascii="Arial" w:eastAsia="Arial" w:hAnsi="Arial" w:cs="Arial"/>
            <w:bCs/>
            <w:sz w:val="24"/>
            <w:szCs w:val="24"/>
          </w:rPr>
          <w:delText>12</w:delText>
        </w:r>
        <w:r w:rsidR="00C8051A" w:rsidDel="00184C01">
          <w:rPr>
            <w:rFonts w:ascii="Arial" w:eastAsia="Arial" w:hAnsi="Arial" w:cs="Arial"/>
            <w:bCs/>
            <w:sz w:val="24"/>
            <w:szCs w:val="24"/>
          </w:rPr>
          <w:delText xml:space="preserve"> </w:delText>
        </w:r>
        <w:commentRangeEnd w:id="555"/>
        <w:r w:rsidR="0067276D" w:rsidDel="00184C01">
          <w:rPr>
            <w:rStyle w:val="CommentReference"/>
            <w:rFonts w:cs="Mangal"/>
          </w:rPr>
          <w:commentReference w:id="555"/>
        </w:r>
        <w:r w:rsidR="00C8051A" w:rsidDel="00184C01">
          <w:rPr>
            <w:rFonts w:ascii="Arial" w:eastAsia="Arial" w:hAnsi="Arial" w:cs="Arial"/>
            <w:bCs/>
            <w:sz w:val="24"/>
            <w:szCs w:val="24"/>
          </w:rPr>
          <w:delText xml:space="preserve"> pode-se observar </w:delText>
        </w:r>
        <w:r w:rsidR="00F06A48" w:rsidDel="00184C01">
          <w:rPr>
            <w:rFonts w:ascii="Arial" w:eastAsia="Arial" w:hAnsi="Arial" w:cs="Arial"/>
            <w:bCs/>
            <w:sz w:val="24"/>
            <w:szCs w:val="24"/>
          </w:rPr>
          <w:delText>os dois usuários do sistema: Aluno e Coordenador</w:delText>
        </w:r>
      </w:del>
      <w:ins w:id="556" w:author="Humberto Dalpra" w:date="2020-12-05T17:37:00Z">
        <w:del w:id="557" w:author="Brauleyn Zofolli Nunes" w:date="2020-12-15T12:09:00Z">
          <w:r w:rsidR="00071EA1" w:rsidDel="00184C01">
            <w:rPr>
              <w:rFonts w:ascii="Arial" w:eastAsia="Arial" w:hAnsi="Arial" w:cs="Arial"/>
              <w:bCs/>
              <w:sz w:val="24"/>
              <w:szCs w:val="24"/>
            </w:rPr>
            <w:delText>Supervisor</w:delText>
          </w:r>
        </w:del>
      </w:ins>
      <w:del w:id="558" w:author="Brauleyn Zofolli Nunes" w:date="2020-12-15T12:09:00Z">
        <w:r w:rsidR="00206390" w:rsidDel="00184C01">
          <w:rPr>
            <w:rFonts w:ascii="Arial" w:eastAsia="Arial" w:hAnsi="Arial" w:cs="Arial"/>
            <w:bCs/>
            <w:sz w:val="24"/>
            <w:szCs w:val="24"/>
          </w:rPr>
          <w:delText xml:space="preserve">. No caso de uso Cadastrar </w:delText>
        </w:r>
        <w:r w:rsidR="00C33C9E" w:rsidDel="00184C01">
          <w:rPr>
            <w:rFonts w:ascii="Arial" w:eastAsia="Arial" w:hAnsi="Arial" w:cs="Arial"/>
            <w:bCs/>
            <w:sz w:val="24"/>
            <w:szCs w:val="24"/>
          </w:rPr>
          <w:delText>U</w:delText>
        </w:r>
        <w:r w:rsidR="00206390" w:rsidDel="00184C01">
          <w:rPr>
            <w:rFonts w:ascii="Arial" w:eastAsia="Arial" w:hAnsi="Arial" w:cs="Arial"/>
            <w:bCs/>
            <w:sz w:val="24"/>
            <w:szCs w:val="24"/>
          </w:rPr>
          <w:delText>suários</w:delText>
        </w:r>
        <w:r w:rsidR="00B31B5F" w:rsidDel="00184C01">
          <w:rPr>
            <w:rFonts w:ascii="Arial" w:eastAsia="Arial" w:hAnsi="Arial" w:cs="Arial"/>
            <w:bCs/>
            <w:sz w:val="24"/>
            <w:szCs w:val="24"/>
          </w:rPr>
          <w:delText xml:space="preserve">, tanto aluno quanto coordenador </w:delText>
        </w:r>
      </w:del>
      <w:ins w:id="559" w:author="Humberto Dalpra" w:date="2020-12-05T17:37:00Z">
        <w:del w:id="560" w:author="Brauleyn Zofolli Nunes" w:date="2020-12-15T12:09:00Z">
          <w:r w:rsidR="009E243C" w:rsidDel="00184C01">
            <w:rPr>
              <w:rFonts w:ascii="Arial" w:eastAsia="Arial" w:hAnsi="Arial" w:cs="Arial"/>
              <w:bCs/>
              <w:sz w:val="24"/>
              <w:szCs w:val="24"/>
            </w:rPr>
            <w:delText xml:space="preserve">supervisor </w:delText>
          </w:r>
        </w:del>
      </w:ins>
      <w:del w:id="561" w:author="Brauleyn Zofolli Nunes" w:date="2020-12-15T12:09:00Z">
        <w:r w:rsidR="00B31B5F" w:rsidDel="00184C01">
          <w:rPr>
            <w:rFonts w:ascii="Arial" w:eastAsia="Arial" w:hAnsi="Arial" w:cs="Arial"/>
            <w:bCs/>
            <w:sz w:val="24"/>
            <w:szCs w:val="24"/>
          </w:rPr>
          <w:delText xml:space="preserve">podem realizar seu registro no sistema. </w:delText>
        </w:r>
        <w:r w:rsidR="00E416A4" w:rsidDel="00184C01">
          <w:rPr>
            <w:rFonts w:ascii="Arial" w:eastAsia="Arial" w:hAnsi="Arial" w:cs="Arial"/>
            <w:bCs/>
            <w:sz w:val="24"/>
            <w:szCs w:val="24"/>
          </w:rPr>
          <w:delText>O</w:delText>
        </w:r>
        <w:r w:rsidR="00B31B5F" w:rsidDel="00184C01">
          <w:rPr>
            <w:rFonts w:ascii="Arial" w:eastAsia="Arial" w:hAnsi="Arial" w:cs="Arial"/>
            <w:bCs/>
            <w:sz w:val="24"/>
            <w:szCs w:val="24"/>
          </w:rPr>
          <w:delText xml:space="preserve"> caso de uso Login</w:delText>
        </w:r>
        <w:r w:rsidR="00C06A93" w:rsidDel="00184C01">
          <w:rPr>
            <w:rFonts w:ascii="Arial" w:eastAsia="Arial" w:hAnsi="Arial" w:cs="Arial"/>
            <w:bCs/>
            <w:sz w:val="24"/>
            <w:szCs w:val="24"/>
          </w:rPr>
          <w:delText xml:space="preserve"> </w:delText>
        </w:r>
        <w:r w:rsidR="00850BD0" w:rsidDel="00184C01">
          <w:rPr>
            <w:rFonts w:ascii="Arial" w:eastAsia="Arial" w:hAnsi="Arial" w:cs="Arial"/>
            <w:bCs/>
            <w:sz w:val="24"/>
            <w:szCs w:val="24"/>
          </w:rPr>
          <w:delText xml:space="preserve">especifica que </w:delText>
        </w:r>
        <w:r w:rsidR="00B31B5F" w:rsidDel="00184C01">
          <w:rPr>
            <w:rFonts w:ascii="Arial" w:eastAsia="Arial" w:hAnsi="Arial" w:cs="Arial"/>
            <w:bCs/>
            <w:sz w:val="24"/>
            <w:szCs w:val="24"/>
          </w:rPr>
          <w:delText xml:space="preserve">os dois atores do sistema realizam </w:delText>
        </w:r>
        <w:r w:rsidR="00DE577E" w:rsidDel="00184C01">
          <w:rPr>
            <w:rFonts w:ascii="Arial" w:eastAsia="Arial" w:hAnsi="Arial" w:cs="Arial"/>
            <w:bCs/>
            <w:sz w:val="24"/>
            <w:szCs w:val="24"/>
          </w:rPr>
          <w:delText>a autenticação</w:delText>
        </w:r>
        <w:r w:rsidR="00105098" w:rsidDel="00184C01">
          <w:rPr>
            <w:rFonts w:ascii="Arial" w:eastAsia="Arial" w:hAnsi="Arial" w:cs="Arial"/>
            <w:bCs/>
            <w:sz w:val="24"/>
            <w:szCs w:val="24"/>
          </w:rPr>
          <w:delText xml:space="preserve"> no software, a partir de fornecimento de login e senha previamente cadastrados. </w:delText>
        </w:r>
        <w:r w:rsidR="002A76BC" w:rsidDel="00184C01">
          <w:rPr>
            <w:rFonts w:ascii="Arial" w:eastAsia="Arial" w:hAnsi="Arial" w:cs="Arial"/>
            <w:bCs/>
            <w:sz w:val="24"/>
            <w:szCs w:val="24"/>
          </w:rPr>
          <w:delText xml:space="preserve">No caso de uso Cadastrar Empresa, o coordenador </w:delText>
        </w:r>
      </w:del>
      <w:ins w:id="562" w:author="Humberto Dalpra" w:date="2020-12-05T17:38:00Z">
        <w:del w:id="563" w:author="Brauleyn Zofolli Nunes" w:date="2020-12-15T12:09:00Z">
          <w:r w:rsidR="00381710" w:rsidDel="00184C01">
            <w:rPr>
              <w:rFonts w:ascii="Arial" w:eastAsia="Arial" w:hAnsi="Arial" w:cs="Arial"/>
              <w:bCs/>
              <w:sz w:val="24"/>
              <w:szCs w:val="24"/>
            </w:rPr>
            <w:delText xml:space="preserve">supervisor </w:delText>
          </w:r>
        </w:del>
      </w:ins>
      <w:del w:id="564" w:author="Brauleyn Zofolli Nunes" w:date="2020-12-15T12:09:00Z">
        <w:r w:rsidR="002A76BC" w:rsidDel="00184C01">
          <w:rPr>
            <w:rFonts w:ascii="Arial" w:eastAsia="Arial" w:hAnsi="Arial" w:cs="Arial"/>
            <w:bCs/>
            <w:sz w:val="24"/>
            <w:szCs w:val="24"/>
          </w:rPr>
          <w:delText xml:space="preserve">realizará </w:delText>
        </w:r>
        <w:r w:rsidR="00DE577E" w:rsidDel="00184C01">
          <w:rPr>
            <w:rFonts w:ascii="Arial" w:eastAsia="Arial" w:hAnsi="Arial" w:cs="Arial"/>
            <w:bCs/>
            <w:sz w:val="24"/>
            <w:szCs w:val="24"/>
          </w:rPr>
          <w:delText xml:space="preserve">os registros das empresas que ofertam estágios aos alunos. </w:delText>
        </w:r>
        <w:r w:rsidR="008F65D2" w:rsidDel="00184C01">
          <w:rPr>
            <w:rFonts w:ascii="Arial" w:eastAsia="Arial" w:hAnsi="Arial" w:cs="Arial"/>
            <w:bCs/>
            <w:sz w:val="24"/>
            <w:szCs w:val="24"/>
          </w:rPr>
          <w:delText xml:space="preserve">Em </w:delText>
        </w:r>
        <w:r w:rsidR="00EE6F65" w:rsidDel="00184C01">
          <w:rPr>
            <w:rFonts w:ascii="Arial" w:eastAsia="Arial" w:hAnsi="Arial" w:cs="Arial"/>
            <w:bCs/>
            <w:sz w:val="24"/>
            <w:szCs w:val="24"/>
          </w:rPr>
          <w:delText xml:space="preserve">Cadastrar </w:delText>
        </w:r>
        <w:r w:rsidR="00F80E82" w:rsidDel="00184C01">
          <w:rPr>
            <w:rFonts w:ascii="Arial" w:eastAsia="Arial" w:hAnsi="Arial" w:cs="Arial"/>
            <w:bCs/>
            <w:sz w:val="24"/>
            <w:szCs w:val="24"/>
          </w:rPr>
          <w:delText>Estágio</w:delText>
        </w:r>
        <w:r w:rsidR="00EE6F65" w:rsidDel="00184C01">
          <w:rPr>
            <w:rFonts w:ascii="Arial" w:eastAsia="Arial" w:hAnsi="Arial" w:cs="Arial"/>
            <w:bCs/>
            <w:sz w:val="24"/>
            <w:szCs w:val="24"/>
          </w:rPr>
          <w:delText xml:space="preserve">, o </w:delText>
        </w:r>
        <w:r w:rsidR="002330C4" w:rsidDel="00184C01">
          <w:rPr>
            <w:rFonts w:ascii="Arial" w:eastAsia="Arial" w:hAnsi="Arial" w:cs="Arial"/>
            <w:bCs/>
            <w:sz w:val="24"/>
            <w:szCs w:val="24"/>
          </w:rPr>
          <w:delText>aluno realizará a inclusã</w:delText>
        </w:r>
        <w:r w:rsidR="007B24AD" w:rsidDel="00184C01">
          <w:rPr>
            <w:rFonts w:ascii="Arial" w:eastAsia="Arial" w:hAnsi="Arial" w:cs="Arial"/>
            <w:bCs/>
            <w:sz w:val="24"/>
            <w:szCs w:val="24"/>
          </w:rPr>
          <w:delText xml:space="preserve">o da empresa </w:delText>
        </w:r>
        <w:r w:rsidR="007B24AD" w:rsidDel="00184C01">
          <w:rPr>
            <w:rFonts w:ascii="Arial" w:eastAsia="Arial" w:hAnsi="Arial" w:cs="Arial"/>
            <w:bCs/>
            <w:sz w:val="24"/>
            <w:szCs w:val="24"/>
          </w:rPr>
          <w:lastRenderedPageBreak/>
          <w:delText xml:space="preserve">e </w:delText>
        </w:r>
        <w:r w:rsidR="00101F2F" w:rsidDel="00184C01">
          <w:rPr>
            <w:rFonts w:ascii="Arial" w:eastAsia="Arial" w:hAnsi="Arial" w:cs="Arial"/>
            <w:bCs/>
            <w:sz w:val="24"/>
            <w:szCs w:val="24"/>
          </w:rPr>
          <w:delText xml:space="preserve">a seguir </w:delText>
        </w:r>
        <w:r w:rsidR="006A772D" w:rsidDel="00184C01">
          <w:rPr>
            <w:rFonts w:ascii="Arial" w:eastAsia="Arial" w:hAnsi="Arial" w:cs="Arial"/>
            <w:bCs/>
            <w:sz w:val="24"/>
            <w:szCs w:val="24"/>
          </w:rPr>
          <w:delText>fará</w:delText>
        </w:r>
        <w:r w:rsidR="00673724" w:rsidDel="00184C01">
          <w:rPr>
            <w:rFonts w:ascii="Arial" w:eastAsia="Arial" w:hAnsi="Arial" w:cs="Arial"/>
            <w:bCs/>
            <w:sz w:val="24"/>
            <w:szCs w:val="24"/>
          </w:rPr>
          <w:delText xml:space="preserve"> o</w:delText>
        </w:r>
        <w:r w:rsidR="004411A5" w:rsidDel="00184C01">
          <w:rPr>
            <w:rFonts w:ascii="Arial" w:eastAsia="Arial" w:hAnsi="Arial" w:cs="Arial"/>
            <w:bCs/>
            <w:sz w:val="24"/>
            <w:szCs w:val="24"/>
          </w:rPr>
          <w:delText xml:space="preserve"> upload </w:delText>
        </w:r>
        <w:r w:rsidR="00673724" w:rsidDel="00184C01">
          <w:rPr>
            <w:rFonts w:ascii="Arial" w:eastAsia="Arial" w:hAnsi="Arial" w:cs="Arial"/>
            <w:bCs/>
            <w:sz w:val="24"/>
            <w:szCs w:val="24"/>
          </w:rPr>
          <w:delText>d</w:delText>
        </w:r>
        <w:r w:rsidR="00101F2F" w:rsidDel="00184C01">
          <w:rPr>
            <w:rFonts w:ascii="Arial" w:eastAsia="Arial" w:hAnsi="Arial" w:cs="Arial"/>
            <w:bCs/>
            <w:sz w:val="24"/>
            <w:szCs w:val="24"/>
          </w:rPr>
          <w:delText>os documentos</w:delText>
        </w:r>
        <w:r w:rsidR="004411A5" w:rsidDel="00184C01">
          <w:rPr>
            <w:rFonts w:ascii="Arial" w:eastAsia="Arial" w:hAnsi="Arial" w:cs="Arial"/>
            <w:bCs/>
            <w:sz w:val="24"/>
            <w:szCs w:val="24"/>
          </w:rPr>
          <w:delText xml:space="preserve"> pertinentes ao estágio representados pelos casos de uso Adicionar Termo de Compromisso, Adicionar Projeto Inicial, </w:delText>
        </w:r>
        <w:r w:rsidR="00B11C8F" w:rsidDel="00184C01">
          <w:rPr>
            <w:rFonts w:ascii="Arial" w:eastAsia="Arial" w:hAnsi="Arial" w:cs="Arial"/>
            <w:bCs/>
            <w:sz w:val="24"/>
            <w:szCs w:val="24"/>
          </w:rPr>
          <w:delText xml:space="preserve">Adicionar Relatório Periódico de Atividades, Adicionar Projeto Final e Adicionar </w:delText>
        </w:r>
        <w:r w:rsidR="00E3573E" w:rsidDel="00184C01">
          <w:rPr>
            <w:rFonts w:ascii="Arial" w:eastAsia="Arial" w:hAnsi="Arial" w:cs="Arial"/>
            <w:bCs/>
            <w:sz w:val="24"/>
            <w:szCs w:val="24"/>
          </w:rPr>
          <w:delText xml:space="preserve">Termo de </w:delText>
        </w:r>
        <w:r w:rsidR="003E4DBB" w:rsidDel="00184C01">
          <w:rPr>
            <w:rFonts w:ascii="Arial" w:eastAsia="Arial" w:hAnsi="Arial" w:cs="Arial"/>
            <w:bCs/>
            <w:sz w:val="24"/>
            <w:szCs w:val="24"/>
          </w:rPr>
          <w:delText>Rescisão</w:delText>
        </w:r>
        <w:r w:rsidR="00E3573E" w:rsidDel="00184C01">
          <w:rPr>
            <w:rFonts w:ascii="Arial" w:eastAsia="Arial" w:hAnsi="Arial" w:cs="Arial"/>
            <w:bCs/>
            <w:sz w:val="24"/>
            <w:szCs w:val="24"/>
          </w:rPr>
          <w:delText>.</w:delText>
        </w:r>
        <w:r w:rsidR="00673724" w:rsidDel="00184C01">
          <w:rPr>
            <w:rFonts w:ascii="Arial" w:eastAsia="Arial" w:hAnsi="Arial" w:cs="Arial"/>
            <w:bCs/>
            <w:sz w:val="24"/>
            <w:szCs w:val="24"/>
          </w:rPr>
          <w:delText xml:space="preserve"> </w:delText>
        </w:r>
        <w:r w:rsidR="00862E9C" w:rsidDel="00184C01">
          <w:rPr>
            <w:rFonts w:ascii="Arial" w:eastAsia="Arial" w:hAnsi="Arial" w:cs="Arial"/>
            <w:bCs/>
            <w:sz w:val="24"/>
            <w:szCs w:val="24"/>
          </w:rPr>
          <w:delText xml:space="preserve">O </w:delText>
        </w:r>
        <w:r w:rsidR="000E6D6A" w:rsidDel="00184C01">
          <w:rPr>
            <w:rFonts w:ascii="Arial" w:eastAsia="Arial" w:hAnsi="Arial" w:cs="Arial"/>
            <w:bCs/>
            <w:sz w:val="24"/>
            <w:szCs w:val="24"/>
          </w:rPr>
          <w:delText xml:space="preserve">ator Coordenador </w:delText>
        </w:r>
      </w:del>
      <w:ins w:id="565" w:author="Humberto Dalpra" w:date="2020-12-05T17:39:00Z">
        <w:del w:id="566" w:author="Brauleyn Zofolli Nunes" w:date="2020-12-15T12:09:00Z">
          <w:r w:rsidR="005A1233" w:rsidDel="00184C01">
            <w:rPr>
              <w:rFonts w:ascii="Arial" w:eastAsia="Arial" w:hAnsi="Arial" w:cs="Arial"/>
              <w:bCs/>
              <w:sz w:val="24"/>
              <w:szCs w:val="24"/>
            </w:rPr>
            <w:delText xml:space="preserve">Supervisor </w:delText>
          </w:r>
        </w:del>
      </w:ins>
      <w:del w:id="567" w:author="Brauleyn Zofolli Nunes" w:date="2020-12-15T12:09:00Z">
        <w:r w:rsidR="000E6D6A" w:rsidDel="00184C01">
          <w:rPr>
            <w:rFonts w:ascii="Arial" w:eastAsia="Arial" w:hAnsi="Arial" w:cs="Arial"/>
            <w:bCs/>
            <w:sz w:val="24"/>
            <w:szCs w:val="24"/>
          </w:rPr>
          <w:delText>será responsável por aprovar ou solicitar correção dos documentos enviados pelo Aluno</w:delText>
        </w:r>
        <w:r w:rsidR="005B7CC3" w:rsidDel="00184C01">
          <w:rPr>
            <w:rFonts w:ascii="Arial" w:eastAsia="Arial" w:hAnsi="Arial" w:cs="Arial"/>
            <w:bCs/>
            <w:sz w:val="24"/>
            <w:szCs w:val="24"/>
          </w:rPr>
          <w:delText xml:space="preserve">, funcionalidade representada pelos casos de uso </w:delText>
        </w:r>
        <w:r w:rsidR="00EC6C0A" w:rsidDel="00184C01">
          <w:rPr>
            <w:rFonts w:ascii="Arial" w:eastAsia="Arial" w:hAnsi="Arial" w:cs="Arial"/>
            <w:bCs/>
            <w:sz w:val="24"/>
            <w:szCs w:val="24"/>
          </w:rPr>
          <w:delText>Aprovar Termo de Compromisso, Aprovar</w:delText>
        </w:r>
        <w:r w:rsidR="00A52289" w:rsidDel="00184C01">
          <w:rPr>
            <w:rFonts w:ascii="Arial" w:eastAsia="Arial" w:hAnsi="Arial" w:cs="Arial"/>
            <w:bCs/>
            <w:sz w:val="24"/>
            <w:szCs w:val="24"/>
          </w:rPr>
          <w:delText xml:space="preserve"> Relatório de Atividades, Aprovar </w:delText>
        </w:r>
        <w:r w:rsidR="002D636A" w:rsidDel="00184C01">
          <w:rPr>
            <w:rFonts w:ascii="Arial" w:eastAsia="Arial" w:hAnsi="Arial" w:cs="Arial"/>
            <w:bCs/>
            <w:sz w:val="24"/>
            <w:szCs w:val="24"/>
          </w:rPr>
          <w:delText xml:space="preserve">Projeto Final e Aprovar Termo de </w:delText>
        </w:r>
        <w:r w:rsidR="003E4DBB" w:rsidDel="00184C01">
          <w:rPr>
            <w:rFonts w:ascii="Arial" w:eastAsia="Arial" w:hAnsi="Arial" w:cs="Arial"/>
            <w:bCs/>
            <w:sz w:val="24"/>
            <w:szCs w:val="24"/>
          </w:rPr>
          <w:delText>Rescisão</w:delText>
        </w:r>
        <w:r w:rsidR="002D636A" w:rsidDel="00184C01">
          <w:rPr>
            <w:rFonts w:ascii="Arial" w:eastAsia="Arial" w:hAnsi="Arial" w:cs="Arial"/>
            <w:bCs/>
            <w:sz w:val="24"/>
            <w:szCs w:val="24"/>
          </w:rPr>
          <w:delText>.</w:delText>
        </w:r>
      </w:del>
    </w:p>
    <w:p w14:paraId="7EDBDE82" w14:textId="640A9198" w:rsidR="00515F53" w:rsidDel="00A34620" w:rsidRDefault="00FD45E2" w:rsidP="0038101D">
      <w:pPr>
        <w:pStyle w:val="LO-normal"/>
        <w:spacing w:after="0" w:line="360" w:lineRule="auto"/>
        <w:ind w:firstLine="1134"/>
        <w:jc w:val="both"/>
        <w:rPr>
          <w:del w:id="568" w:author="Brauleyn Zofolli Nunes" w:date="2020-12-15T12:07:00Z"/>
          <w:rFonts w:ascii="Arial" w:eastAsia="Arial" w:hAnsi="Arial" w:cs="Arial"/>
          <w:bCs/>
          <w:sz w:val="24"/>
          <w:szCs w:val="24"/>
        </w:rPr>
      </w:pPr>
      <w:del w:id="569" w:author="Brauleyn Zofolli Nunes" w:date="2020-12-15T12:07:00Z">
        <w:r w:rsidDel="00A34620">
          <w:rPr>
            <w:noProof/>
          </w:rPr>
          <mc:AlternateContent>
            <mc:Choice Requires="wps">
              <w:drawing>
                <wp:anchor distT="0" distB="0" distL="114300" distR="114300" simplePos="0" relativeHeight="251645952" behindDoc="0" locked="0" layoutInCell="1" allowOverlap="1" wp14:anchorId="518434F3" wp14:editId="64CC6F8E">
                  <wp:simplePos x="0" y="0"/>
                  <wp:positionH relativeFrom="column">
                    <wp:posOffset>241935</wp:posOffset>
                  </wp:positionH>
                  <wp:positionV relativeFrom="paragraph">
                    <wp:posOffset>3583305</wp:posOffset>
                  </wp:positionV>
                  <wp:extent cx="5069840" cy="635"/>
                  <wp:effectExtent l="0" t="0" r="0"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069840" cy="635"/>
                          </a:xfrm>
                          <a:prstGeom prst="rect">
                            <a:avLst/>
                          </a:prstGeom>
                          <a:solidFill>
                            <a:prstClr val="white"/>
                          </a:solidFill>
                          <a:ln>
                            <a:noFill/>
                          </a:ln>
                        </wps:spPr>
                        <wps:txbx>
                          <w:txbxContent>
                            <w:p w14:paraId="72976432" w14:textId="38E2E4E7" w:rsidR="00B17CC2" w:rsidRPr="003F001F" w:rsidRDefault="00B17CC2" w:rsidP="00B17CC2">
                              <w:pPr>
                                <w:pStyle w:val="Caption"/>
                                <w:rPr>
                                  <w:rFonts w:ascii="Arial" w:hAnsi="Arial"/>
                                  <w:i w:val="0"/>
                                  <w:iCs w:val="0"/>
                                  <w:noProof/>
                                </w:rPr>
                              </w:pPr>
                              <w:r w:rsidRPr="003F001F">
                                <w:rPr>
                                  <w:rFonts w:ascii="Arial" w:hAnsi="Arial"/>
                                  <w:i w:val="0"/>
                                  <w:iCs w:val="0"/>
                                </w:rPr>
                                <w:t>Fonte: Produzido pelo autor do artigo.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34F3" id="Caixa de Texto 27" o:spid="_x0000_s1031" type="#_x0000_t202" style="position:absolute;left:0;text-align:left;margin-left:19.05pt;margin-top:282.15pt;width:399.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Lf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vr6fz25hO5JPnmH6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" stroked="f">
                  <v:textbox style="mso-fit-shape-to-text:t" inset="0,0,0,0">
                    <w:txbxContent>
                      <w:p w14:paraId="72976432" w14:textId="38E2E4E7" w:rsidR="00B17CC2" w:rsidRPr="003F001F" w:rsidRDefault="00B17CC2" w:rsidP="00B17CC2">
                        <w:pPr>
                          <w:pStyle w:val="Caption"/>
                          <w:rPr>
                            <w:rFonts w:ascii="Arial" w:hAnsi="Arial"/>
                            <w:i w:val="0"/>
                            <w:iCs w:val="0"/>
                            <w:noProof/>
                          </w:rPr>
                        </w:pPr>
                        <w:r w:rsidRPr="003F001F">
                          <w:rPr>
                            <w:rFonts w:ascii="Arial" w:hAnsi="Arial"/>
                            <w:i w:val="0"/>
                            <w:iCs w:val="0"/>
                          </w:rPr>
                          <w:t>Fonte: Produzido pelo autor do artigo.</w:t>
                        </w:r>
                      </w:p>
                    </w:txbxContent>
                  </v:textbox>
                  <w10:wrap type="square"/>
                </v:shape>
              </w:pict>
            </mc:Fallback>
          </mc:AlternateContent>
        </w:r>
        <w:r w:rsidDel="00A34620">
          <w:rPr>
            <w:noProof/>
          </w:rPr>
          <w:drawing>
            <wp:anchor distT="0" distB="0" distL="114300" distR="114300" simplePos="0" relativeHeight="251632640" behindDoc="1" locked="0" layoutInCell="1" allowOverlap="1" wp14:anchorId="5AFC1293" wp14:editId="4B9B8ABF">
              <wp:simplePos x="0" y="0"/>
              <wp:positionH relativeFrom="margin">
                <wp:posOffset>244475</wp:posOffset>
              </wp:positionH>
              <wp:positionV relativeFrom="paragraph">
                <wp:posOffset>1117600</wp:posOffset>
              </wp:positionV>
              <wp:extent cx="5132705" cy="2399030"/>
              <wp:effectExtent l="0" t="0" r="0" b="127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132705" cy="2399030"/>
                      </a:xfrm>
                      <a:prstGeom prst="rect">
                        <a:avLst/>
                      </a:prstGeom>
                    </pic:spPr>
                  </pic:pic>
                </a:graphicData>
              </a:graphic>
              <wp14:sizeRelH relativeFrom="margin">
                <wp14:pctWidth>0</wp14:pctWidth>
              </wp14:sizeRelH>
              <wp14:sizeRelV relativeFrom="margin">
                <wp14:pctHeight>0</wp14:pctHeight>
              </wp14:sizeRelV>
            </wp:anchor>
          </w:drawing>
        </w:r>
        <w:r w:rsidR="00770D4C" w:rsidDel="00A34620">
          <w:rPr>
            <w:rFonts w:ascii="Arial" w:eastAsia="Arial" w:hAnsi="Arial" w:cs="Arial"/>
            <w:bCs/>
            <w:sz w:val="24"/>
            <w:szCs w:val="24"/>
          </w:rPr>
          <w:delText>Na</w:delText>
        </w:r>
        <w:r w:rsidR="00515F53" w:rsidDel="00A34620">
          <w:rPr>
            <w:rFonts w:ascii="Arial" w:eastAsia="Arial" w:hAnsi="Arial" w:cs="Arial"/>
            <w:bCs/>
            <w:sz w:val="24"/>
            <w:szCs w:val="24"/>
          </w:rPr>
          <w:delText xml:space="preserve"> </w:delText>
        </w:r>
        <w:r w:rsidR="00952371" w:rsidDel="00A34620">
          <w:rPr>
            <w:rFonts w:ascii="Arial" w:eastAsia="Arial" w:hAnsi="Arial" w:cs="Arial"/>
            <w:bCs/>
            <w:sz w:val="24"/>
            <w:szCs w:val="24"/>
          </w:rPr>
          <w:delText>F</w:delText>
        </w:r>
        <w:commentRangeStart w:id="570"/>
        <w:r w:rsidR="00324589" w:rsidDel="00A34620">
          <w:rPr>
            <w:rFonts w:ascii="Arial" w:eastAsia="Arial" w:hAnsi="Arial" w:cs="Arial"/>
            <w:bCs/>
            <w:sz w:val="24"/>
            <w:szCs w:val="24"/>
          </w:rPr>
          <w:delText>igura 13</w:delText>
        </w:r>
        <w:commentRangeEnd w:id="570"/>
        <w:r w:rsidR="0067276D" w:rsidDel="00A34620">
          <w:rPr>
            <w:rStyle w:val="CommentReference"/>
            <w:rFonts w:cs="Mangal"/>
          </w:rPr>
          <w:commentReference w:id="570"/>
        </w:r>
        <w:r w:rsidR="00324589" w:rsidDel="00A34620">
          <w:rPr>
            <w:rFonts w:ascii="Arial" w:eastAsia="Arial" w:hAnsi="Arial" w:cs="Arial"/>
            <w:bCs/>
            <w:sz w:val="24"/>
            <w:szCs w:val="24"/>
          </w:rPr>
          <w:delText xml:space="preserve"> é demostrad</w:delText>
        </w:r>
      </w:del>
      <w:ins w:id="571" w:author="Humberto Dalpra" w:date="2020-12-05T17:39:00Z">
        <w:del w:id="572" w:author="Brauleyn Zofolli Nunes" w:date="2020-12-15T12:07:00Z">
          <w:r w:rsidR="00487759" w:rsidDel="00A34620">
            <w:rPr>
              <w:rFonts w:ascii="Arial" w:eastAsia="Arial" w:hAnsi="Arial" w:cs="Arial"/>
              <w:bCs/>
              <w:sz w:val="24"/>
              <w:szCs w:val="24"/>
            </w:rPr>
            <w:delText>o</w:delText>
          </w:r>
        </w:del>
      </w:ins>
      <w:del w:id="573" w:author="Brauleyn Zofolli Nunes" w:date="2020-12-15T12:07:00Z">
        <w:r w:rsidR="00324589" w:rsidDel="00A34620">
          <w:rPr>
            <w:rFonts w:ascii="Arial" w:eastAsia="Arial" w:hAnsi="Arial" w:cs="Arial"/>
            <w:bCs/>
            <w:sz w:val="24"/>
            <w:szCs w:val="24"/>
          </w:rPr>
          <w:delText>a o</w:delText>
        </w:r>
        <w:r w:rsidR="00515F53" w:rsidDel="00A34620">
          <w:rPr>
            <w:rFonts w:ascii="Arial" w:eastAsia="Arial" w:hAnsi="Arial" w:cs="Arial"/>
            <w:bCs/>
            <w:sz w:val="24"/>
            <w:szCs w:val="24"/>
          </w:rPr>
          <w:delText xml:space="preserve"> </w:delText>
        </w:r>
        <w:r w:rsidR="003664F8" w:rsidDel="00A34620">
          <w:rPr>
            <w:rFonts w:ascii="Arial" w:eastAsia="Arial" w:hAnsi="Arial" w:cs="Arial"/>
            <w:bCs/>
            <w:sz w:val="24"/>
            <w:szCs w:val="24"/>
          </w:rPr>
          <w:delText>diagrama de classes</w:delText>
        </w:r>
        <w:r w:rsidR="00324589" w:rsidDel="00A34620">
          <w:rPr>
            <w:rFonts w:ascii="Arial" w:eastAsia="Arial" w:hAnsi="Arial" w:cs="Arial"/>
            <w:bCs/>
            <w:sz w:val="24"/>
            <w:szCs w:val="24"/>
          </w:rPr>
          <w:delText xml:space="preserve"> do sistema, representando </w:delText>
        </w:r>
        <w:r w:rsidR="00166564" w:rsidDel="00A34620">
          <w:rPr>
            <w:rFonts w:ascii="Arial" w:eastAsia="Arial" w:hAnsi="Arial" w:cs="Arial"/>
            <w:bCs/>
            <w:sz w:val="24"/>
            <w:szCs w:val="24"/>
          </w:rPr>
          <w:delText>todas as entidades</w:delText>
        </w:r>
        <w:r w:rsidR="00230C9C" w:rsidDel="00A34620">
          <w:rPr>
            <w:rFonts w:ascii="Arial" w:eastAsia="Arial" w:hAnsi="Arial" w:cs="Arial"/>
            <w:bCs/>
            <w:sz w:val="24"/>
            <w:szCs w:val="24"/>
          </w:rPr>
          <w:delText xml:space="preserve"> do sistema.</w:delText>
        </w:r>
        <w:r w:rsidR="003664F8" w:rsidDel="00A34620">
          <w:rPr>
            <w:rFonts w:ascii="Arial" w:eastAsia="Arial" w:hAnsi="Arial" w:cs="Arial"/>
            <w:bCs/>
            <w:sz w:val="24"/>
            <w:szCs w:val="24"/>
          </w:rPr>
          <w:delText xml:space="preserve"> </w:delText>
        </w:r>
      </w:del>
    </w:p>
    <w:p w14:paraId="721B7ACD" w14:textId="278C80CE" w:rsidR="00334813" w:rsidRDefault="00FF52B2">
      <w:pPr>
        <w:pStyle w:val="LO-normal"/>
        <w:spacing w:after="0" w:line="360" w:lineRule="auto"/>
        <w:ind w:firstLine="1133"/>
        <w:jc w:val="both"/>
        <w:rPr>
          <w:rFonts w:ascii="Arial" w:eastAsia="Arial" w:hAnsi="Arial" w:cs="Arial"/>
          <w:sz w:val="24"/>
          <w:szCs w:val="24"/>
        </w:rPr>
      </w:pPr>
      <w:del w:id="574" w:author="Brauleyn Zofolli Nunes" w:date="2020-12-15T12:07:00Z">
        <w:r w:rsidDel="00A34620">
          <w:rPr>
            <w:noProof/>
          </w:rPr>
          <mc:AlternateContent>
            <mc:Choice Requires="wps">
              <w:drawing>
                <wp:anchor distT="0" distB="0" distL="114300" distR="114300" simplePos="0" relativeHeight="251655168" behindDoc="0" locked="0" layoutInCell="1" allowOverlap="1" wp14:anchorId="1254A33E" wp14:editId="54361F20">
                  <wp:simplePos x="0" y="0"/>
                  <wp:positionH relativeFrom="column">
                    <wp:posOffset>314325</wp:posOffset>
                  </wp:positionH>
                  <wp:positionV relativeFrom="paragraph">
                    <wp:posOffset>135255</wp:posOffset>
                  </wp:positionV>
                  <wp:extent cx="5132705" cy="457200"/>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5132705" cy="457200"/>
                          </a:xfrm>
                          <a:prstGeom prst="rect">
                            <a:avLst/>
                          </a:prstGeom>
                          <a:solidFill>
                            <a:prstClr val="white"/>
                          </a:solidFill>
                          <a:ln>
                            <a:noFill/>
                          </a:ln>
                        </wps:spPr>
                        <wps:txbx>
                          <w:txbxContent>
                            <w:p w14:paraId="0036E98F" w14:textId="4E2A5F4D" w:rsidR="00FF52B2" w:rsidRPr="00327B2B" w:rsidRDefault="00FF52B2" w:rsidP="003F001F">
                              <w:pPr>
                                <w:pStyle w:val="Caption"/>
                                <w:jc w:val="both"/>
                                <w:rPr>
                                  <w:rFonts w:ascii="Arial" w:hAnsi="Arial"/>
                                  <w:i w:val="0"/>
                                  <w:iCs w:val="0"/>
                                  <w:noProof/>
                                </w:rPr>
                              </w:pPr>
                              <w:r w:rsidRPr="00327B2B">
                                <w:rPr>
                                  <w:rFonts w:ascii="Arial" w:hAnsi="Arial"/>
                                  <w:i w:val="0"/>
                                  <w:iCs w:val="0"/>
                                </w:rPr>
                                <w:t xml:space="preserve">Figura </w:t>
                              </w:r>
                              <w:ins w:id="575" w:author="Brauleyn Zofolli Nunes" w:date="2020-12-15T12:04:00Z">
                                <w:r w:rsidR="006D73C6">
                                  <w:rPr>
                                    <w:rFonts w:ascii="Arial" w:hAnsi="Arial"/>
                                    <w:i w:val="0"/>
                                    <w:iCs w:val="0"/>
                                  </w:rPr>
                                  <w:fldChar w:fldCharType="begin"/>
                                </w:r>
                                <w:r w:rsidR="006D73C6">
                                  <w:rPr>
                                    <w:rFonts w:ascii="Arial" w:hAnsi="Arial"/>
                                    <w:i w:val="0"/>
                                    <w:iCs w:val="0"/>
                                  </w:rPr>
                                  <w:instrText xml:space="preserve"> SEQ Figura \* ARABIC </w:instrText>
                                </w:r>
                              </w:ins>
                              <w:r w:rsidR="006D73C6">
                                <w:rPr>
                                  <w:rFonts w:ascii="Arial" w:hAnsi="Arial"/>
                                  <w:i w:val="0"/>
                                  <w:iCs w:val="0"/>
                                </w:rPr>
                                <w:fldChar w:fldCharType="separate"/>
                              </w:r>
                              <w:ins w:id="576" w:author="Brauleyn Zofolli Nunes" w:date="2020-12-15T12:04:00Z">
                                <w:r w:rsidR="006D73C6">
                                  <w:rPr>
                                    <w:rFonts w:ascii="Arial" w:hAnsi="Arial"/>
                                    <w:i w:val="0"/>
                                    <w:iCs w:val="0"/>
                                    <w:noProof/>
                                  </w:rPr>
                                  <w:t>7</w:t>
                                </w:r>
                                <w:r w:rsidR="006D73C6">
                                  <w:rPr>
                                    <w:rFonts w:ascii="Arial" w:hAnsi="Arial"/>
                                    <w:i w:val="0"/>
                                    <w:iCs w:val="0"/>
                                  </w:rPr>
                                  <w:fldChar w:fldCharType="end"/>
                                </w:r>
                              </w:ins>
                              <w:del w:id="577"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13</w:delText>
                                </w:r>
                                <w:r w:rsidR="006E7EFC" w:rsidDel="006D73C6">
                                  <w:rPr>
                                    <w:rFonts w:ascii="Arial" w:hAnsi="Arial"/>
                                    <w:i w:val="0"/>
                                    <w:iCs w:val="0"/>
                                  </w:rPr>
                                  <w:fldChar w:fldCharType="end"/>
                                </w:r>
                              </w:del>
                              <w:r w:rsidRPr="00327B2B">
                                <w:rPr>
                                  <w:rFonts w:ascii="Arial" w:hAnsi="Arial"/>
                                  <w:i w:val="0"/>
                                  <w:iCs w:val="0"/>
                                </w:rPr>
                                <w:t xml:space="preserve"> - Diagrama de Classes do GerEstagio.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254A33E" id="Caixa de Texto 28" o:spid="_x0000_s1032" type="#_x0000_t202" style="position:absolute;left:0;text-align:left;margin-left:24.75pt;margin-top:10.65pt;width:404.15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" stroked="f">
                  <v:textbox inset="0,0,0,0">
                    <w:txbxContent>
                      <w:p w14:paraId="0036E98F" w14:textId="4E2A5F4D" w:rsidR="00FF52B2" w:rsidRPr="00327B2B" w:rsidRDefault="00FF52B2" w:rsidP="003F001F">
                        <w:pPr>
                          <w:pStyle w:val="Caption"/>
                          <w:jc w:val="both"/>
                          <w:rPr>
                            <w:rFonts w:ascii="Arial" w:hAnsi="Arial"/>
                            <w:i w:val="0"/>
                            <w:iCs w:val="0"/>
                            <w:noProof/>
                          </w:rPr>
                        </w:pPr>
                        <w:r w:rsidRPr="00327B2B">
                          <w:rPr>
                            <w:rFonts w:ascii="Arial" w:hAnsi="Arial"/>
                            <w:i w:val="0"/>
                            <w:iCs w:val="0"/>
                          </w:rPr>
                          <w:t xml:space="preserve">Figura </w:t>
                        </w:r>
                        <w:ins w:id="578" w:author="Brauleyn Zofolli Nunes" w:date="2020-12-15T12:04:00Z">
                          <w:r w:rsidR="006D73C6">
                            <w:rPr>
                              <w:rFonts w:ascii="Arial" w:hAnsi="Arial"/>
                              <w:i w:val="0"/>
                              <w:iCs w:val="0"/>
                            </w:rPr>
                            <w:fldChar w:fldCharType="begin"/>
                          </w:r>
                          <w:r w:rsidR="006D73C6">
                            <w:rPr>
                              <w:rFonts w:ascii="Arial" w:hAnsi="Arial"/>
                              <w:i w:val="0"/>
                              <w:iCs w:val="0"/>
                            </w:rPr>
                            <w:instrText xml:space="preserve"> SEQ Figura \* ARABIC </w:instrText>
                          </w:r>
                        </w:ins>
                        <w:r w:rsidR="006D73C6">
                          <w:rPr>
                            <w:rFonts w:ascii="Arial" w:hAnsi="Arial"/>
                            <w:i w:val="0"/>
                            <w:iCs w:val="0"/>
                          </w:rPr>
                          <w:fldChar w:fldCharType="separate"/>
                        </w:r>
                        <w:ins w:id="579" w:author="Brauleyn Zofolli Nunes" w:date="2020-12-15T12:04:00Z">
                          <w:r w:rsidR="006D73C6">
                            <w:rPr>
                              <w:rFonts w:ascii="Arial" w:hAnsi="Arial"/>
                              <w:i w:val="0"/>
                              <w:iCs w:val="0"/>
                              <w:noProof/>
                            </w:rPr>
                            <w:t>7</w:t>
                          </w:r>
                          <w:r w:rsidR="006D73C6">
                            <w:rPr>
                              <w:rFonts w:ascii="Arial" w:hAnsi="Arial"/>
                              <w:i w:val="0"/>
                              <w:iCs w:val="0"/>
                            </w:rPr>
                            <w:fldChar w:fldCharType="end"/>
                          </w:r>
                        </w:ins>
                        <w:del w:id="580"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13</w:delText>
                          </w:r>
                          <w:r w:rsidR="006E7EFC" w:rsidDel="006D73C6">
                            <w:rPr>
                              <w:rFonts w:ascii="Arial" w:hAnsi="Arial"/>
                              <w:i w:val="0"/>
                              <w:iCs w:val="0"/>
                            </w:rPr>
                            <w:fldChar w:fldCharType="end"/>
                          </w:r>
                        </w:del>
                        <w:r w:rsidRPr="00327B2B">
                          <w:rPr>
                            <w:rFonts w:ascii="Arial" w:hAnsi="Arial"/>
                            <w:i w:val="0"/>
                            <w:iCs w:val="0"/>
                          </w:rPr>
                          <w:t xml:space="preserve"> - Diagrama de Classes do GerEstagio.</w:t>
                        </w:r>
                      </w:p>
                    </w:txbxContent>
                  </v:textbox>
                  <w10:wrap type="topAndBottom"/>
                </v:shape>
              </w:pict>
            </mc:Fallback>
          </mc:AlternateContent>
        </w:r>
      </w:del>
      <w:commentRangeStart w:id="581"/>
      <w:commentRangeEnd w:id="581"/>
      <w:r w:rsidR="00387160">
        <w:rPr>
          <w:rStyle w:val="CommentReference"/>
          <w:rFonts w:cs="Mangal"/>
        </w:rPr>
        <w:commentReference w:id="581"/>
      </w:r>
    </w:p>
    <w:p w14:paraId="2342F745" w14:textId="104AB603" w:rsidR="00334813" w:rsidRDefault="000F5B2F">
      <w:pPr>
        <w:pStyle w:val="Heading1"/>
        <w:spacing w:after="0" w:line="360" w:lineRule="auto"/>
        <w:jc w:val="both"/>
        <w:rPr>
          <w:sz w:val="24"/>
          <w:szCs w:val="24"/>
        </w:rPr>
      </w:pPr>
      <w:r>
        <w:rPr>
          <w:sz w:val="24"/>
          <w:szCs w:val="24"/>
        </w:rPr>
        <w:t>5</w:t>
      </w:r>
      <w:r w:rsidR="004F5A6A">
        <w:rPr>
          <w:sz w:val="24"/>
          <w:szCs w:val="24"/>
        </w:rPr>
        <w:t xml:space="preserve"> </w:t>
      </w:r>
      <w:r>
        <w:rPr>
          <w:sz w:val="24"/>
          <w:szCs w:val="24"/>
        </w:rPr>
        <w:t>RESULTADOS OBTIDOS</w:t>
      </w:r>
    </w:p>
    <w:p w14:paraId="5B847D90" w14:textId="0EE9FA67" w:rsidR="00041005" w:rsidRDefault="00041005" w:rsidP="00041005">
      <w:pPr>
        <w:pStyle w:val="LO-normal"/>
      </w:pPr>
    </w:p>
    <w:p w14:paraId="24778B8F" w14:textId="5F0C9C27" w:rsidR="00C6449A" w:rsidRDefault="002E1920" w:rsidP="002E1920">
      <w:pPr>
        <w:pStyle w:val="LO-normal"/>
        <w:spacing w:after="0" w:line="360" w:lineRule="auto"/>
        <w:ind w:firstLine="1134"/>
        <w:jc w:val="both"/>
        <w:rPr>
          <w:rFonts w:ascii="Arial" w:eastAsia="Arial" w:hAnsi="Arial" w:cs="Arial"/>
          <w:bCs/>
          <w:sz w:val="24"/>
          <w:szCs w:val="24"/>
        </w:rPr>
      </w:pPr>
      <w:r>
        <w:rPr>
          <w:rFonts w:ascii="Arial" w:eastAsia="Arial" w:hAnsi="Arial" w:cs="Arial"/>
          <w:bCs/>
          <w:sz w:val="24"/>
          <w:szCs w:val="24"/>
        </w:rPr>
        <w:t xml:space="preserve">A seguir </w:t>
      </w:r>
      <w:r w:rsidR="00E30C23">
        <w:rPr>
          <w:rFonts w:ascii="Arial" w:eastAsia="Arial" w:hAnsi="Arial" w:cs="Arial"/>
          <w:bCs/>
          <w:sz w:val="24"/>
          <w:szCs w:val="24"/>
        </w:rPr>
        <w:t>é</w:t>
      </w:r>
      <w:r>
        <w:rPr>
          <w:rFonts w:ascii="Arial" w:eastAsia="Arial" w:hAnsi="Arial" w:cs="Arial"/>
          <w:bCs/>
          <w:sz w:val="24"/>
          <w:szCs w:val="24"/>
        </w:rPr>
        <w:t xml:space="preserve"> </w:t>
      </w:r>
      <w:r w:rsidR="00AC17BB">
        <w:rPr>
          <w:rFonts w:ascii="Arial" w:eastAsia="Arial" w:hAnsi="Arial" w:cs="Arial"/>
          <w:bCs/>
          <w:sz w:val="24"/>
          <w:szCs w:val="24"/>
        </w:rPr>
        <w:t>apresentada</w:t>
      </w:r>
      <w:r w:rsidR="00AA7129">
        <w:rPr>
          <w:rFonts w:ascii="Arial" w:eastAsia="Arial" w:hAnsi="Arial" w:cs="Arial"/>
          <w:bCs/>
          <w:sz w:val="24"/>
          <w:szCs w:val="24"/>
        </w:rPr>
        <w:t xml:space="preserve"> a prova de conceito</w:t>
      </w:r>
      <w:ins w:id="582" w:author="Brauleyn Zofolli Nunes" w:date="2020-12-15T13:52:00Z">
        <w:r w:rsidR="0019290E">
          <w:rPr>
            <w:rFonts w:ascii="Arial" w:eastAsia="Arial" w:hAnsi="Arial" w:cs="Arial"/>
            <w:bCs/>
            <w:sz w:val="24"/>
            <w:szCs w:val="24"/>
          </w:rPr>
          <w:t>,</w:t>
        </w:r>
      </w:ins>
      <w:r w:rsidR="00AA7129">
        <w:rPr>
          <w:rFonts w:ascii="Arial" w:eastAsia="Arial" w:hAnsi="Arial" w:cs="Arial"/>
          <w:bCs/>
          <w:sz w:val="24"/>
          <w:szCs w:val="24"/>
        </w:rPr>
        <w:t xml:space="preserve"> </w:t>
      </w:r>
      <w:ins w:id="583" w:author="Brauleyn Zofolli Nunes" w:date="2020-12-15T13:51:00Z">
        <w:r w:rsidR="0019290E">
          <w:rPr>
            <w:rFonts w:ascii="Arial" w:eastAsia="Arial" w:hAnsi="Arial" w:cs="Arial"/>
            <w:bCs/>
            <w:sz w:val="24"/>
            <w:szCs w:val="24"/>
          </w:rPr>
          <w:t>com o</w:t>
        </w:r>
      </w:ins>
      <w:del w:id="584" w:author="Brauleyn Zofolli Nunes" w:date="2020-12-15T13:51:00Z">
        <w:r w:rsidR="00AA7129" w:rsidDel="0019290E">
          <w:rPr>
            <w:rFonts w:ascii="Arial" w:eastAsia="Arial" w:hAnsi="Arial" w:cs="Arial"/>
            <w:bCs/>
            <w:sz w:val="24"/>
            <w:szCs w:val="24"/>
          </w:rPr>
          <w:delText>do</w:delText>
        </w:r>
      </w:del>
      <w:r w:rsidR="00AA7129">
        <w:rPr>
          <w:rFonts w:ascii="Arial" w:eastAsia="Arial" w:hAnsi="Arial" w:cs="Arial"/>
          <w:bCs/>
          <w:sz w:val="24"/>
          <w:szCs w:val="24"/>
        </w:rPr>
        <w:t xml:space="preserve"> </w:t>
      </w:r>
      <w:ins w:id="585" w:author="Brauleyn Zofolli Nunes" w:date="2020-12-15T13:51:00Z">
        <w:r w:rsidR="00072586">
          <w:rPr>
            <w:rFonts w:ascii="Arial" w:eastAsia="Arial" w:hAnsi="Arial" w:cs="Arial"/>
            <w:bCs/>
            <w:sz w:val="24"/>
            <w:szCs w:val="24"/>
          </w:rPr>
          <w:t>protótipo d</w:t>
        </w:r>
      </w:ins>
      <w:ins w:id="586" w:author="Brauleyn Zofolli Nunes" w:date="2020-12-15T13:52:00Z">
        <w:r w:rsidR="0019290E">
          <w:rPr>
            <w:rFonts w:ascii="Arial" w:eastAsia="Arial" w:hAnsi="Arial" w:cs="Arial"/>
            <w:bCs/>
            <w:sz w:val="24"/>
            <w:szCs w:val="24"/>
          </w:rPr>
          <w:t>o</w:t>
        </w:r>
      </w:ins>
      <w:ins w:id="587" w:author="Brauleyn Zofolli Nunes" w:date="2020-12-15T13:51:00Z">
        <w:r w:rsidR="00072586">
          <w:rPr>
            <w:rFonts w:ascii="Arial" w:eastAsia="Arial" w:hAnsi="Arial" w:cs="Arial"/>
            <w:bCs/>
            <w:sz w:val="24"/>
            <w:szCs w:val="24"/>
          </w:rPr>
          <w:t xml:space="preserve"> </w:t>
        </w:r>
      </w:ins>
      <w:r w:rsidR="00AA7129">
        <w:rPr>
          <w:rFonts w:ascii="Arial" w:eastAsia="Arial" w:hAnsi="Arial" w:cs="Arial"/>
          <w:bCs/>
          <w:sz w:val="24"/>
          <w:szCs w:val="24"/>
        </w:rPr>
        <w:t xml:space="preserve">sistema proposto por esse trabalho, </w:t>
      </w:r>
      <w:r w:rsidR="00C6449A">
        <w:rPr>
          <w:rFonts w:ascii="Arial" w:eastAsia="Arial" w:hAnsi="Arial" w:cs="Arial"/>
          <w:bCs/>
          <w:sz w:val="24"/>
          <w:szCs w:val="24"/>
        </w:rPr>
        <w:t>demonstrando as principais telas e suas funcionalidades</w:t>
      </w:r>
      <w:r>
        <w:rPr>
          <w:rFonts w:ascii="Arial" w:eastAsia="Arial" w:hAnsi="Arial" w:cs="Arial"/>
          <w:bCs/>
          <w:sz w:val="24"/>
          <w:szCs w:val="24"/>
        </w:rPr>
        <w:t>.</w:t>
      </w:r>
    </w:p>
    <w:p w14:paraId="25231B68" w14:textId="4C901585" w:rsidR="002E1920" w:rsidDel="009663ED" w:rsidRDefault="00641274" w:rsidP="002E1920">
      <w:pPr>
        <w:pStyle w:val="LO-normal"/>
        <w:spacing w:after="0" w:line="360" w:lineRule="auto"/>
        <w:ind w:firstLine="1134"/>
        <w:jc w:val="both"/>
        <w:rPr>
          <w:del w:id="588" w:author="Brauleyn Zofolli Nunes" w:date="2020-12-15T12:19:00Z"/>
          <w:rFonts w:ascii="Arial" w:eastAsia="Arial" w:hAnsi="Arial" w:cs="Arial"/>
          <w:bCs/>
          <w:sz w:val="24"/>
          <w:szCs w:val="24"/>
        </w:rPr>
      </w:pPr>
      <w:r>
        <w:rPr>
          <w:noProof/>
        </w:rPr>
        <w:lastRenderedPageBreak/>
        <mc:AlternateContent>
          <mc:Choice Requires="wps">
            <w:drawing>
              <wp:anchor distT="0" distB="0" distL="114300" distR="114300" simplePos="0" relativeHeight="251659264" behindDoc="0" locked="0" layoutInCell="1" allowOverlap="1" wp14:anchorId="6AFB7934" wp14:editId="15B270A8">
                <wp:simplePos x="0" y="0"/>
                <wp:positionH relativeFrom="column">
                  <wp:posOffset>242541</wp:posOffset>
                </wp:positionH>
                <wp:positionV relativeFrom="paragraph">
                  <wp:posOffset>3328212</wp:posOffset>
                </wp:positionV>
                <wp:extent cx="418465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4184650" cy="635"/>
                        </a:xfrm>
                        <a:prstGeom prst="rect">
                          <a:avLst/>
                        </a:prstGeom>
                        <a:solidFill>
                          <a:prstClr val="white"/>
                        </a:solidFill>
                        <a:ln>
                          <a:noFill/>
                        </a:ln>
                      </wps:spPr>
                      <wps:txbx>
                        <w:txbxContent>
                          <w:p w14:paraId="63E1308D" w14:textId="158602D3" w:rsidR="00FF52B2" w:rsidRPr="003D2010" w:rsidRDefault="00FF52B2" w:rsidP="00FF52B2">
                            <w:pPr>
                              <w:pStyle w:val="Caption"/>
                              <w:rPr>
                                <w:rFonts w:cs="Calibri"/>
                                <w:noProof/>
                              </w:rPr>
                            </w:pPr>
                            <w:r>
                              <w:t>Fonte: Produzido pelo autor do artigo.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B7934" id="Caixa de Texto 30" o:spid="_x0000_s1033" type="#_x0000_t202" style="position:absolute;left:0;text-align:left;margin-left:19.1pt;margin-top:262.05pt;width:32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2f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2e31/IZ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" stroked="f">
                <v:textbox style="mso-fit-shape-to-text:t" inset="0,0,0,0">
                  <w:txbxContent>
                    <w:p w14:paraId="63E1308D" w14:textId="158602D3" w:rsidR="00FF52B2" w:rsidRPr="003D2010" w:rsidRDefault="00FF52B2" w:rsidP="00FF52B2">
                      <w:pPr>
                        <w:pStyle w:val="Caption"/>
                        <w:rPr>
                          <w:rFonts w:cs="Calibri"/>
                          <w:noProof/>
                        </w:rPr>
                      </w:pPr>
                      <w:r>
                        <w:t>Fonte: Produzido pelo autor do artigo.</w:t>
                      </w:r>
                    </w:p>
                  </w:txbxContent>
                </v:textbox>
                <w10:wrap type="topAndBottom"/>
              </v:shape>
            </w:pict>
          </mc:Fallback>
        </mc:AlternateContent>
      </w:r>
      <w:r w:rsidR="008B2C5C">
        <w:rPr>
          <w:noProof/>
        </w:rPr>
        <w:drawing>
          <wp:anchor distT="0" distB="0" distL="114300" distR="114300" simplePos="0" relativeHeight="251665408" behindDoc="0" locked="0" layoutInCell="1" allowOverlap="1" wp14:anchorId="18D6431B" wp14:editId="742557DB">
            <wp:simplePos x="0" y="0"/>
            <wp:positionH relativeFrom="page">
              <wp:posOffset>2400300</wp:posOffset>
            </wp:positionH>
            <wp:positionV relativeFrom="paragraph">
              <wp:posOffset>1227455</wp:posOffset>
            </wp:positionV>
            <wp:extent cx="2476500" cy="1990725"/>
            <wp:effectExtent l="0" t="0" r="0"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76500" cy="1990725"/>
                    </a:xfrm>
                    <a:prstGeom prst="rect">
                      <a:avLst/>
                    </a:prstGeom>
                  </pic:spPr>
                </pic:pic>
              </a:graphicData>
            </a:graphic>
            <wp14:sizeRelH relativeFrom="margin">
              <wp14:pctWidth>0</wp14:pctWidth>
            </wp14:sizeRelH>
            <wp14:sizeRelV relativeFrom="margin">
              <wp14:pctHeight>0</wp14:pctHeight>
            </wp14:sizeRelV>
          </wp:anchor>
        </w:drawing>
      </w:r>
      <w:r w:rsidR="008B2C5C">
        <w:rPr>
          <w:noProof/>
        </w:rPr>
        <mc:AlternateContent>
          <mc:Choice Requires="wps">
            <w:drawing>
              <wp:anchor distT="0" distB="0" distL="114300" distR="114300" simplePos="0" relativeHeight="251652096" behindDoc="0" locked="0" layoutInCell="1" allowOverlap="1" wp14:anchorId="75F6AEF6" wp14:editId="717653FE">
                <wp:simplePos x="0" y="0"/>
                <wp:positionH relativeFrom="column">
                  <wp:posOffset>330200</wp:posOffset>
                </wp:positionH>
                <wp:positionV relativeFrom="paragraph">
                  <wp:posOffset>851535</wp:posOffset>
                </wp:positionV>
                <wp:extent cx="4184650" cy="457200"/>
                <wp:effectExtent l="0" t="0" r="6350" b="0"/>
                <wp:wrapTopAndBottom/>
                <wp:docPr id="29" name="Caixa de Texto 29"/>
                <wp:cNvGraphicFramePr/>
                <a:graphic xmlns:a="http://schemas.openxmlformats.org/drawingml/2006/main">
                  <a:graphicData uri="http://schemas.microsoft.com/office/word/2010/wordprocessingShape">
                    <wps:wsp>
                      <wps:cNvSpPr txBox="1"/>
                      <wps:spPr>
                        <a:xfrm>
                          <a:off x="0" y="0"/>
                          <a:ext cx="4184650" cy="457200"/>
                        </a:xfrm>
                        <a:prstGeom prst="rect">
                          <a:avLst/>
                        </a:prstGeom>
                        <a:solidFill>
                          <a:prstClr val="white"/>
                        </a:solidFill>
                        <a:ln>
                          <a:noFill/>
                        </a:ln>
                      </wps:spPr>
                      <wps:txbx>
                        <w:txbxContent>
                          <w:p w14:paraId="7CAD7AE4" w14:textId="28926898" w:rsidR="00FF52B2" w:rsidRPr="008B2C5C" w:rsidRDefault="00FF52B2" w:rsidP="00FF52B2">
                            <w:pPr>
                              <w:pStyle w:val="Caption"/>
                              <w:rPr>
                                <w:rFonts w:ascii="Arial" w:hAnsi="Arial"/>
                                <w:i w:val="0"/>
                                <w:iCs w:val="0"/>
                                <w:noProof/>
                                <w:rPrChange w:id="589" w:author="Brauleyn Zofolli Nunes" w:date="2020-12-15T12:21:00Z">
                                  <w:rPr>
                                    <w:rFonts w:cs="Calibri"/>
                                    <w:noProof/>
                                  </w:rPr>
                                </w:rPrChange>
                              </w:rPr>
                            </w:pPr>
                            <w:r w:rsidRPr="008B2C5C">
                              <w:rPr>
                                <w:rFonts w:ascii="Arial" w:hAnsi="Arial"/>
                                <w:i w:val="0"/>
                                <w:iCs w:val="0"/>
                                <w:rPrChange w:id="590" w:author="Brauleyn Zofolli Nunes" w:date="2020-12-15T12:21:00Z">
                                  <w:rPr/>
                                </w:rPrChange>
                              </w:rPr>
                              <w:t xml:space="preserve">Figura </w:t>
                            </w:r>
                            <w:ins w:id="591" w:author="Brauleyn Zofolli Nunes" w:date="2020-12-15T13:08:00Z">
                              <w:r w:rsidR="009976C6">
                                <w:rPr>
                                  <w:rFonts w:ascii="Arial" w:hAnsi="Arial"/>
                                  <w:i w:val="0"/>
                                  <w:iCs w:val="0"/>
                                </w:rPr>
                                <w:t>10</w:t>
                              </w:r>
                            </w:ins>
                            <w:del w:id="592" w:author="Brauleyn Zofolli Nunes" w:date="2020-12-15T12:04:00Z">
                              <w:r w:rsidR="0068332A" w:rsidRPr="008B2C5C" w:rsidDel="006D73C6">
                                <w:rPr>
                                  <w:rFonts w:ascii="Arial" w:hAnsi="Arial"/>
                                  <w:i w:val="0"/>
                                  <w:iCs w:val="0"/>
                                  <w:rPrChange w:id="593" w:author="Brauleyn Zofolli Nunes" w:date="2020-12-15T12:21:00Z">
                                    <w:rPr/>
                                  </w:rPrChange>
                                </w:rPr>
                                <w:fldChar w:fldCharType="begin"/>
                              </w:r>
                              <w:r w:rsidR="0068332A" w:rsidRPr="008B2C5C" w:rsidDel="006D73C6">
                                <w:rPr>
                                  <w:rFonts w:ascii="Arial" w:hAnsi="Arial"/>
                                  <w:i w:val="0"/>
                                  <w:iCs w:val="0"/>
                                  <w:rPrChange w:id="594" w:author="Brauleyn Zofolli Nunes" w:date="2020-12-15T12:21:00Z">
                                    <w:rPr/>
                                  </w:rPrChange>
                                </w:rPr>
                                <w:delInstrText xml:space="preserve"> SEQ Figura \* ARABIC </w:delInstrText>
                              </w:r>
                              <w:r w:rsidR="0068332A" w:rsidRPr="008B2C5C" w:rsidDel="006D73C6">
                                <w:rPr>
                                  <w:rFonts w:ascii="Arial" w:hAnsi="Arial"/>
                                  <w:i w:val="0"/>
                                  <w:iCs w:val="0"/>
                                  <w:rPrChange w:id="595" w:author="Brauleyn Zofolli Nunes" w:date="2020-12-15T12:21:00Z">
                                    <w:rPr>
                                      <w:noProof/>
                                    </w:rPr>
                                  </w:rPrChange>
                                </w:rPr>
                                <w:fldChar w:fldCharType="separate"/>
                              </w:r>
                              <w:r w:rsidR="006E7EFC" w:rsidRPr="008B2C5C" w:rsidDel="006D73C6">
                                <w:rPr>
                                  <w:rFonts w:ascii="Arial" w:hAnsi="Arial"/>
                                  <w:i w:val="0"/>
                                  <w:iCs w:val="0"/>
                                  <w:noProof/>
                                  <w:rPrChange w:id="596" w:author="Brauleyn Zofolli Nunes" w:date="2020-12-15T12:21:00Z">
                                    <w:rPr>
                                      <w:noProof/>
                                    </w:rPr>
                                  </w:rPrChange>
                                </w:rPr>
                                <w:delText>14</w:delText>
                              </w:r>
                              <w:r w:rsidR="0068332A" w:rsidRPr="008B2C5C" w:rsidDel="006D73C6">
                                <w:rPr>
                                  <w:rFonts w:ascii="Arial" w:hAnsi="Arial"/>
                                  <w:i w:val="0"/>
                                  <w:iCs w:val="0"/>
                                  <w:noProof/>
                                  <w:rPrChange w:id="597" w:author="Brauleyn Zofolli Nunes" w:date="2020-12-15T12:21:00Z">
                                    <w:rPr>
                                      <w:noProof/>
                                    </w:rPr>
                                  </w:rPrChange>
                                </w:rPr>
                                <w:fldChar w:fldCharType="end"/>
                              </w:r>
                            </w:del>
                            <w:r w:rsidRPr="008B2C5C">
                              <w:rPr>
                                <w:rFonts w:ascii="Arial" w:hAnsi="Arial"/>
                                <w:i w:val="0"/>
                                <w:iCs w:val="0"/>
                                <w:rPrChange w:id="598" w:author="Brauleyn Zofolli Nunes" w:date="2020-12-15T12:21:00Z">
                                  <w:rPr/>
                                </w:rPrChange>
                              </w:rPr>
                              <w:t xml:space="preserve"> - Tela do Login do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F6AEF6" id="Caixa de Texto 29" o:spid="_x0000_s1034" type="#_x0000_t202" style="position:absolute;left:0;text-align:left;margin-left:26pt;margin-top:67.05pt;width:329.5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" stroked="f">
                <v:textbox inset="0,0,0,0">
                  <w:txbxContent>
                    <w:p w14:paraId="7CAD7AE4" w14:textId="28926898" w:rsidR="00FF52B2" w:rsidRPr="008B2C5C" w:rsidRDefault="00FF52B2" w:rsidP="00FF52B2">
                      <w:pPr>
                        <w:pStyle w:val="Caption"/>
                        <w:rPr>
                          <w:rFonts w:ascii="Arial" w:hAnsi="Arial"/>
                          <w:i w:val="0"/>
                          <w:iCs w:val="0"/>
                          <w:noProof/>
                          <w:rPrChange w:id="599" w:author="Brauleyn Zofolli Nunes" w:date="2020-12-15T12:21:00Z">
                            <w:rPr>
                              <w:rFonts w:cs="Calibri"/>
                              <w:noProof/>
                            </w:rPr>
                          </w:rPrChange>
                        </w:rPr>
                      </w:pPr>
                      <w:r w:rsidRPr="008B2C5C">
                        <w:rPr>
                          <w:rFonts w:ascii="Arial" w:hAnsi="Arial"/>
                          <w:i w:val="0"/>
                          <w:iCs w:val="0"/>
                          <w:rPrChange w:id="600" w:author="Brauleyn Zofolli Nunes" w:date="2020-12-15T12:21:00Z">
                            <w:rPr/>
                          </w:rPrChange>
                        </w:rPr>
                        <w:t xml:space="preserve">Figura </w:t>
                      </w:r>
                      <w:ins w:id="601" w:author="Brauleyn Zofolli Nunes" w:date="2020-12-15T13:08:00Z">
                        <w:r w:rsidR="009976C6">
                          <w:rPr>
                            <w:rFonts w:ascii="Arial" w:hAnsi="Arial"/>
                            <w:i w:val="0"/>
                            <w:iCs w:val="0"/>
                          </w:rPr>
                          <w:t>10</w:t>
                        </w:r>
                      </w:ins>
                      <w:del w:id="602" w:author="Brauleyn Zofolli Nunes" w:date="2020-12-15T12:04:00Z">
                        <w:r w:rsidR="0068332A" w:rsidRPr="008B2C5C" w:rsidDel="006D73C6">
                          <w:rPr>
                            <w:rFonts w:ascii="Arial" w:hAnsi="Arial"/>
                            <w:i w:val="0"/>
                            <w:iCs w:val="0"/>
                            <w:rPrChange w:id="603" w:author="Brauleyn Zofolli Nunes" w:date="2020-12-15T12:21:00Z">
                              <w:rPr/>
                            </w:rPrChange>
                          </w:rPr>
                          <w:fldChar w:fldCharType="begin"/>
                        </w:r>
                        <w:r w:rsidR="0068332A" w:rsidRPr="008B2C5C" w:rsidDel="006D73C6">
                          <w:rPr>
                            <w:rFonts w:ascii="Arial" w:hAnsi="Arial"/>
                            <w:i w:val="0"/>
                            <w:iCs w:val="0"/>
                            <w:rPrChange w:id="604" w:author="Brauleyn Zofolli Nunes" w:date="2020-12-15T12:21:00Z">
                              <w:rPr/>
                            </w:rPrChange>
                          </w:rPr>
                          <w:delInstrText xml:space="preserve"> SEQ Figura \* ARABIC </w:delInstrText>
                        </w:r>
                        <w:r w:rsidR="0068332A" w:rsidRPr="008B2C5C" w:rsidDel="006D73C6">
                          <w:rPr>
                            <w:rFonts w:ascii="Arial" w:hAnsi="Arial"/>
                            <w:i w:val="0"/>
                            <w:iCs w:val="0"/>
                            <w:rPrChange w:id="605" w:author="Brauleyn Zofolli Nunes" w:date="2020-12-15T12:21:00Z">
                              <w:rPr>
                                <w:noProof/>
                              </w:rPr>
                            </w:rPrChange>
                          </w:rPr>
                          <w:fldChar w:fldCharType="separate"/>
                        </w:r>
                        <w:r w:rsidR="006E7EFC" w:rsidRPr="008B2C5C" w:rsidDel="006D73C6">
                          <w:rPr>
                            <w:rFonts w:ascii="Arial" w:hAnsi="Arial"/>
                            <w:i w:val="0"/>
                            <w:iCs w:val="0"/>
                            <w:noProof/>
                            <w:rPrChange w:id="606" w:author="Brauleyn Zofolli Nunes" w:date="2020-12-15T12:21:00Z">
                              <w:rPr>
                                <w:noProof/>
                              </w:rPr>
                            </w:rPrChange>
                          </w:rPr>
                          <w:delText>14</w:delText>
                        </w:r>
                        <w:r w:rsidR="0068332A" w:rsidRPr="008B2C5C" w:rsidDel="006D73C6">
                          <w:rPr>
                            <w:rFonts w:ascii="Arial" w:hAnsi="Arial"/>
                            <w:i w:val="0"/>
                            <w:iCs w:val="0"/>
                            <w:noProof/>
                            <w:rPrChange w:id="607" w:author="Brauleyn Zofolli Nunes" w:date="2020-12-15T12:21:00Z">
                              <w:rPr>
                                <w:noProof/>
                              </w:rPr>
                            </w:rPrChange>
                          </w:rPr>
                          <w:fldChar w:fldCharType="end"/>
                        </w:r>
                      </w:del>
                      <w:r w:rsidRPr="008B2C5C">
                        <w:rPr>
                          <w:rFonts w:ascii="Arial" w:hAnsi="Arial"/>
                          <w:i w:val="0"/>
                          <w:iCs w:val="0"/>
                          <w:rPrChange w:id="608" w:author="Brauleyn Zofolli Nunes" w:date="2020-12-15T12:21:00Z">
                            <w:rPr/>
                          </w:rPrChange>
                        </w:rPr>
                        <w:t xml:space="preserve"> - Tela do Login do sistema</w:t>
                      </w:r>
                    </w:p>
                  </w:txbxContent>
                </v:textbox>
                <w10:wrap type="topAndBottom"/>
              </v:shape>
            </w:pict>
          </mc:Fallback>
        </mc:AlternateContent>
      </w:r>
      <w:ins w:id="609" w:author="Brauleyn Zofolli Nunes" w:date="2020-12-15T13:53:00Z">
        <w:r w:rsidR="00B10AA2">
          <w:rPr>
            <w:rFonts w:ascii="Arial" w:eastAsia="Arial" w:hAnsi="Arial" w:cs="Arial"/>
            <w:bCs/>
            <w:sz w:val="24"/>
            <w:szCs w:val="24"/>
          </w:rPr>
          <w:t>Na Figura 10 é mostrada a</w:t>
        </w:r>
      </w:ins>
      <w:del w:id="610" w:author="Brauleyn Zofolli Nunes" w:date="2020-12-15T13:53:00Z">
        <w:r w:rsidR="00A87DA3" w:rsidDel="00B10AA2">
          <w:rPr>
            <w:rFonts w:ascii="Arial" w:eastAsia="Arial" w:hAnsi="Arial" w:cs="Arial"/>
            <w:bCs/>
            <w:sz w:val="24"/>
            <w:szCs w:val="24"/>
          </w:rPr>
          <w:delText>A</w:delText>
        </w:r>
      </w:del>
      <w:r w:rsidR="00A87DA3">
        <w:rPr>
          <w:rFonts w:ascii="Arial" w:eastAsia="Arial" w:hAnsi="Arial" w:cs="Arial"/>
          <w:bCs/>
          <w:sz w:val="24"/>
          <w:szCs w:val="24"/>
        </w:rPr>
        <w:t xml:space="preserve"> primeira tela</w:t>
      </w:r>
      <w:r w:rsidR="004D0FDE">
        <w:rPr>
          <w:rFonts w:ascii="Arial" w:eastAsia="Arial" w:hAnsi="Arial" w:cs="Arial"/>
          <w:bCs/>
          <w:sz w:val="24"/>
          <w:szCs w:val="24"/>
        </w:rPr>
        <w:t xml:space="preserve"> </w:t>
      </w:r>
      <w:del w:id="611" w:author="Brauleyn Zofolli Nunes" w:date="2020-12-15T13:53:00Z">
        <w:r w:rsidR="0002433B" w:rsidDel="00D45282">
          <w:rPr>
            <w:rFonts w:ascii="Arial" w:eastAsia="Arial" w:hAnsi="Arial" w:cs="Arial"/>
            <w:bCs/>
            <w:sz w:val="24"/>
            <w:szCs w:val="24"/>
          </w:rPr>
          <w:delText>apresentada ao de</w:delText>
        </w:r>
      </w:del>
      <w:ins w:id="612" w:author="Humberto Dalpra" w:date="2020-12-05T17:41:00Z">
        <w:del w:id="613" w:author="Brauleyn Zofolli Nunes" w:date="2020-12-15T13:53:00Z">
          <w:r w:rsidR="001248A2" w:rsidDel="00D45282">
            <w:rPr>
              <w:rFonts w:ascii="Arial" w:eastAsia="Arial" w:hAnsi="Arial" w:cs="Arial"/>
              <w:bCs/>
              <w:sz w:val="24"/>
              <w:szCs w:val="24"/>
            </w:rPr>
            <w:delText>refere-se ao</w:delText>
          </w:r>
        </w:del>
      </w:ins>
      <w:del w:id="614" w:author="Brauleyn Zofolli Nunes" w:date="2020-12-15T13:53:00Z">
        <w:r w:rsidR="00A87DA3" w:rsidDel="00D45282">
          <w:rPr>
            <w:rFonts w:ascii="Arial" w:eastAsia="Arial" w:hAnsi="Arial" w:cs="Arial"/>
            <w:bCs/>
            <w:sz w:val="24"/>
            <w:szCs w:val="24"/>
          </w:rPr>
          <w:delText xml:space="preserve"> </w:delText>
        </w:r>
      </w:del>
      <w:r w:rsidR="00A87DA3">
        <w:rPr>
          <w:rFonts w:ascii="Arial" w:eastAsia="Arial" w:hAnsi="Arial" w:cs="Arial"/>
          <w:bCs/>
          <w:sz w:val="24"/>
          <w:szCs w:val="24"/>
        </w:rPr>
        <w:t>Login</w:t>
      </w:r>
      <w:r w:rsidR="004D0FDE">
        <w:rPr>
          <w:rFonts w:ascii="Arial" w:eastAsia="Arial" w:hAnsi="Arial" w:cs="Arial"/>
          <w:bCs/>
          <w:sz w:val="24"/>
          <w:szCs w:val="24"/>
        </w:rPr>
        <w:t>,</w:t>
      </w:r>
      <w:ins w:id="615" w:author="Brauleyn Zofolli Nunes" w:date="2020-12-15T13:54:00Z">
        <w:r w:rsidR="00D45282">
          <w:rPr>
            <w:rFonts w:ascii="Arial" w:eastAsia="Arial" w:hAnsi="Arial" w:cs="Arial"/>
            <w:bCs/>
            <w:sz w:val="24"/>
            <w:szCs w:val="24"/>
          </w:rPr>
          <w:t xml:space="preserve"> a qual o usuário</w:t>
        </w:r>
      </w:ins>
      <w:del w:id="616" w:author="Brauleyn Zofolli Nunes" w:date="2020-12-15T13:54:00Z">
        <w:r w:rsidR="00043E98" w:rsidDel="00A4368B">
          <w:rPr>
            <w:rFonts w:ascii="Arial" w:eastAsia="Arial" w:hAnsi="Arial" w:cs="Arial"/>
            <w:bCs/>
            <w:sz w:val="24"/>
            <w:szCs w:val="24"/>
          </w:rPr>
          <w:delText xml:space="preserve"> que</w:delText>
        </w:r>
      </w:del>
      <w:r w:rsidR="00043E98">
        <w:rPr>
          <w:rFonts w:ascii="Arial" w:eastAsia="Arial" w:hAnsi="Arial" w:cs="Arial"/>
          <w:bCs/>
          <w:sz w:val="24"/>
          <w:szCs w:val="24"/>
        </w:rPr>
        <w:t xml:space="preserve"> realiza a autenticação </w:t>
      </w:r>
      <w:del w:id="617" w:author="Brauleyn Zofolli Nunes" w:date="2020-12-15T13:54:00Z">
        <w:r w:rsidR="00043E98" w:rsidDel="00A4368B">
          <w:rPr>
            <w:rFonts w:ascii="Arial" w:eastAsia="Arial" w:hAnsi="Arial" w:cs="Arial"/>
            <w:bCs/>
            <w:sz w:val="24"/>
            <w:szCs w:val="24"/>
          </w:rPr>
          <w:delText xml:space="preserve">do usuário </w:delText>
        </w:r>
      </w:del>
      <w:r w:rsidR="00043E98">
        <w:rPr>
          <w:rFonts w:ascii="Arial" w:eastAsia="Arial" w:hAnsi="Arial" w:cs="Arial"/>
          <w:bCs/>
          <w:sz w:val="24"/>
          <w:szCs w:val="24"/>
        </w:rPr>
        <w:t>no sistema. Caso o usuário não esteja cadastr</w:t>
      </w:r>
      <w:r w:rsidR="0068552C">
        <w:rPr>
          <w:rFonts w:ascii="Arial" w:eastAsia="Arial" w:hAnsi="Arial" w:cs="Arial"/>
          <w:bCs/>
          <w:sz w:val="24"/>
          <w:szCs w:val="24"/>
        </w:rPr>
        <w:t>ado</w:t>
      </w:r>
      <w:r w:rsidR="00043E98">
        <w:rPr>
          <w:rFonts w:ascii="Arial" w:eastAsia="Arial" w:hAnsi="Arial" w:cs="Arial"/>
          <w:bCs/>
          <w:sz w:val="24"/>
          <w:szCs w:val="24"/>
        </w:rPr>
        <w:t xml:space="preserve">, </w:t>
      </w:r>
      <w:r w:rsidR="000414AB">
        <w:rPr>
          <w:rFonts w:ascii="Arial" w:eastAsia="Arial" w:hAnsi="Arial" w:cs="Arial"/>
          <w:bCs/>
          <w:sz w:val="24"/>
          <w:szCs w:val="24"/>
        </w:rPr>
        <w:t xml:space="preserve">deverá se cadastrar através do link </w:t>
      </w:r>
      <w:r w:rsidR="004D0FDE">
        <w:rPr>
          <w:rFonts w:ascii="Arial" w:eastAsia="Arial" w:hAnsi="Arial" w:cs="Arial"/>
          <w:bCs/>
          <w:sz w:val="24"/>
          <w:szCs w:val="24"/>
        </w:rPr>
        <w:t>Cadastre Aqui.</w:t>
      </w:r>
    </w:p>
    <w:p w14:paraId="30D81D72" w14:textId="679093A6" w:rsidR="00DE7059" w:rsidDel="009663ED" w:rsidRDefault="00DE7059" w:rsidP="002E1920">
      <w:pPr>
        <w:pStyle w:val="LO-normal"/>
        <w:spacing w:after="0" w:line="360" w:lineRule="auto"/>
        <w:ind w:firstLine="1134"/>
        <w:jc w:val="both"/>
        <w:rPr>
          <w:del w:id="618" w:author="Brauleyn Zofolli Nunes" w:date="2020-12-15T12:19:00Z"/>
          <w:rFonts w:ascii="Arial" w:eastAsia="Arial" w:hAnsi="Arial" w:cs="Arial"/>
          <w:bCs/>
          <w:sz w:val="24"/>
          <w:szCs w:val="24"/>
        </w:rPr>
      </w:pPr>
    </w:p>
    <w:p w14:paraId="3A37B237" w14:textId="05BCCAE4" w:rsidR="00DE7059" w:rsidRDefault="00DE7059" w:rsidP="002E1920">
      <w:pPr>
        <w:pStyle w:val="LO-normal"/>
        <w:spacing w:after="0" w:line="360" w:lineRule="auto"/>
        <w:ind w:firstLine="1134"/>
        <w:jc w:val="both"/>
        <w:rPr>
          <w:rFonts w:ascii="Arial" w:eastAsia="Arial" w:hAnsi="Arial" w:cs="Arial"/>
          <w:bCs/>
          <w:sz w:val="24"/>
          <w:szCs w:val="24"/>
        </w:rPr>
      </w:pPr>
    </w:p>
    <w:p w14:paraId="36C03750" w14:textId="343C1899" w:rsidR="00DE7059" w:rsidDel="009663ED" w:rsidRDefault="0067276D" w:rsidP="002E1920">
      <w:pPr>
        <w:pStyle w:val="LO-normal"/>
        <w:spacing w:after="0" w:line="360" w:lineRule="auto"/>
        <w:ind w:firstLine="1134"/>
        <w:jc w:val="both"/>
        <w:rPr>
          <w:del w:id="619" w:author="Brauleyn Zofolli Nunes" w:date="2020-12-15T12:19:00Z"/>
          <w:rFonts w:ascii="Arial" w:eastAsia="Arial" w:hAnsi="Arial" w:cs="Arial"/>
          <w:bCs/>
          <w:sz w:val="24"/>
          <w:szCs w:val="24"/>
        </w:rPr>
      </w:pPr>
      <w:commentRangeStart w:id="620"/>
      <w:commentRangeEnd w:id="620"/>
      <w:r>
        <w:rPr>
          <w:rStyle w:val="CommentReference"/>
          <w:rFonts w:cs="Mangal"/>
        </w:rPr>
        <w:commentReference w:id="620"/>
      </w:r>
    </w:p>
    <w:p w14:paraId="079D1D9C" w14:textId="4AE80448" w:rsidR="00957244" w:rsidDel="002131DC" w:rsidRDefault="00957244">
      <w:pPr>
        <w:pStyle w:val="LO-normal"/>
        <w:spacing w:after="0" w:line="360" w:lineRule="auto"/>
        <w:ind w:firstLine="1134"/>
        <w:jc w:val="both"/>
        <w:rPr>
          <w:del w:id="621" w:author="Brauleyn Zofolli Nunes" w:date="2020-12-15T12:32:00Z"/>
          <w:rFonts w:ascii="Arial" w:eastAsia="Arial" w:hAnsi="Arial" w:cs="Arial"/>
          <w:bCs/>
          <w:sz w:val="24"/>
          <w:szCs w:val="24"/>
        </w:rPr>
        <w:pPrChange w:id="622" w:author="Brauleyn Zofolli Nunes" w:date="2020-12-15T12:19:00Z">
          <w:pPr>
            <w:pStyle w:val="LO-normal"/>
            <w:spacing w:after="0" w:line="360" w:lineRule="auto"/>
          </w:pPr>
        </w:pPrChange>
      </w:pPr>
    </w:p>
    <w:p w14:paraId="1170FD3D" w14:textId="4AC4FEF6" w:rsidR="00DE7059" w:rsidDel="000326BE" w:rsidRDefault="00DE7059" w:rsidP="00FF52B2">
      <w:pPr>
        <w:pStyle w:val="LO-normal"/>
        <w:spacing w:line="360" w:lineRule="auto"/>
        <w:ind w:firstLine="1134"/>
        <w:jc w:val="both"/>
        <w:rPr>
          <w:del w:id="623" w:author="Humberto Dalpra" w:date="2020-12-05T17:41:00Z"/>
          <w:rFonts w:ascii="Arial" w:hAnsi="Arial" w:cs="Arial"/>
          <w:sz w:val="24"/>
          <w:szCs w:val="24"/>
        </w:rPr>
      </w:pPr>
    </w:p>
    <w:p w14:paraId="5FA920B2" w14:textId="19FDBA8D" w:rsidR="0076424B" w:rsidRPr="0068552C" w:rsidRDefault="00C72583" w:rsidP="00FF52B2">
      <w:pPr>
        <w:pStyle w:val="LO-normal"/>
        <w:spacing w:line="360" w:lineRule="auto"/>
        <w:ind w:firstLine="1134"/>
        <w:jc w:val="both"/>
        <w:rPr>
          <w:rFonts w:ascii="Arial" w:hAnsi="Arial" w:cs="Arial"/>
          <w:sz w:val="24"/>
          <w:szCs w:val="24"/>
        </w:rPr>
      </w:pPr>
      <w:r w:rsidRPr="0068552C">
        <w:rPr>
          <w:rFonts w:ascii="Arial" w:hAnsi="Arial" w:cs="Arial"/>
          <w:sz w:val="24"/>
          <w:szCs w:val="24"/>
        </w:rPr>
        <w:t>Quando o usuário for um aluno ele será dire</w:t>
      </w:r>
      <w:r w:rsidR="00472AB5" w:rsidRPr="0068552C">
        <w:rPr>
          <w:rFonts w:ascii="Arial" w:hAnsi="Arial" w:cs="Arial"/>
          <w:sz w:val="24"/>
          <w:szCs w:val="24"/>
        </w:rPr>
        <w:t>cionado para a tela Meus Estágios</w:t>
      </w:r>
      <w:r w:rsidR="00897A99">
        <w:rPr>
          <w:rFonts w:ascii="Arial" w:hAnsi="Arial" w:cs="Arial"/>
          <w:sz w:val="24"/>
          <w:szCs w:val="24"/>
        </w:rPr>
        <w:t xml:space="preserve">, de acordo com a </w:t>
      </w:r>
      <w:ins w:id="624" w:author="Brauleyn Zofolli Nunes" w:date="2020-12-15T13:54:00Z">
        <w:r w:rsidR="00A4368B">
          <w:rPr>
            <w:rFonts w:ascii="Arial" w:hAnsi="Arial" w:cs="Arial"/>
            <w:sz w:val="24"/>
            <w:szCs w:val="24"/>
          </w:rPr>
          <w:t>F</w:t>
        </w:r>
      </w:ins>
      <w:del w:id="625" w:author="Brauleyn Zofolli Nunes" w:date="2020-12-15T13:54:00Z">
        <w:r w:rsidR="00897A99" w:rsidDel="00A4368B">
          <w:rPr>
            <w:rFonts w:ascii="Arial" w:hAnsi="Arial" w:cs="Arial"/>
            <w:sz w:val="24"/>
            <w:szCs w:val="24"/>
          </w:rPr>
          <w:delText>f</w:delText>
        </w:r>
      </w:del>
      <w:r w:rsidR="00897A99">
        <w:rPr>
          <w:rFonts w:ascii="Arial" w:hAnsi="Arial" w:cs="Arial"/>
          <w:sz w:val="24"/>
          <w:szCs w:val="24"/>
        </w:rPr>
        <w:t>igura 1</w:t>
      </w:r>
      <w:ins w:id="626" w:author="Brauleyn Zofolli Nunes" w:date="2020-12-15T13:55:00Z">
        <w:r w:rsidR="00C36F34">
          <w:rPr>
            <w:rFonts w:ascii="Arial" w:hAnsi="Arial" w:cs="Arial"/>
            <w:sz w:val="24"/>
            <w:szCs w:val="24"/>
          </w:rPr>
          <w:t>1</w:t>
        </w:r>
      </w:ins>
      <w:del w:id="627" w:author="Brauleyn Zofolli Nunes" w:date="2020-12-15T13:55:00Z">
        <w:r w:rsidR="00897A99" w:rsidDel="00C36F34">
          <w:rPr>
            <w:rFonts w:ascii="Arial" w:hAnsi="Arial" w:cs="Arial"/>
            <w:sz w:val="24"/>
            <w:szCs w:val="24"/>
          </w:rPr>
          <w:delText>5</w:delText>
        </w:r>
      </w:del>
      <w:r w:rsidR="00897A99">
        <w:rPr>
          <w:rFonts w:ascii="Arial" w:hAnsi="Arial" w:cs="Arial"/>
          <w:sz w:val="24"/>
          <w:szCs w:val="24"/>
        </w:rPr>
        <w:t>,</w:t>
      </w:r>
      <w:r w:rsidR="00CE0AD7" w:rsidRPr="0068552C">
        <w:rPr>
          <w:rFonts w:ascii="Arial" w:hAnsi="Arial" w:cs="Arial"/>
          <w:sz w:val="24"/>
          <w:szCs w:val="24"/>
        </w:rPr>
        <w:t xml:space="preserve"> onde ele poderá consultar os estágios que já cadastrou anteriormente e caso necessite, poderá adicionar um novo estágio no sistema</w:t>
      </w:r>
      <w:r w:rsidR="00E04996" w:rsidRPr="0068552C">
        <w:rPr>
          <w:rFonts w:ascii="Arial" w:hAnsi="Arial" w:cs="Arial"/>
          <w:sz w:val="24"/>
          <w:szCs w:val="24"/>
        </w:rPr>
        <w:t xml:space="preserve"> através do botão Novo. Para realizar o registro</w:t>
      </w:r>
      <w:r w:rsidR="00924F0A">
        <w:rPr>
          <w:rFonts w:ascii="Arial" w:hAnsi="Arial" w:cs="Arial"/>
          <w:sz w:val="24"/>
          <w:szCs w:val="24"/>
        </w:rPr>
        <w:t xml:space="preserve"> ou consulta</w:t>
      </w:r>
      <w:r w:rsidR="00E04996" w:rsidRPr="0068552C">
        <w:rPr>
          <w:rFonts w:ascii="Arial" w:hAnsi="Arial" w:cs="Arial"/>
          <w:sz w:val="24"/>
          <w:szCs w:val="24"/>
        </w:rPr>
        <w:t xml:space="preserve"> dos documentos do estágio, </w:t>
      </w:r>
      <w:r w:rsidR="00387882" w:rsidRPr="0068552C">
        <w:rPr>
          <w:rFonts w:ascii="Arial" w:hAnsi="Arial" w:cs="Arial"/>
          <w:sz w:val="24"/>
          <w:szCs w:val="24"/>
        </w:rPr>
        <w:t>o usuário deverá clicar no botão Documentos</w:t>
      </w:r>
      <w:del w:id="628" w:author="Humberto Dalpra" w:date="2020-12-05T17:42:00Z">
        <w:r w:rsidR="00431113" w:rsidRPr="0068552C" w:rsidDel="00A91C93">
          <w:rPr>
            <w:rFonts w:ascii="Arial" w:hAnsi="Arial" w:cs="Arial"/>
            <w:sz w:val="24"/>
            <w:szCs w:val="24"/>
          </w:rPr>
          <w:delText>,</w:delText>
        </w:r>
      </w:del>
      <w:r w:rsidR="00431113" w:rsidRPr="0068552C">
        <w:rPr>
          <w:rFonts w:ascii="Arial" w:hAnsi="Arial" w:cs="Arial"/>
          <w:sz w:val="24"/>
          <w:szCs w:val="24"/>
        </w:rPr>
        <w:t xml:space="preserve"> e posteriormente aguardar a aprovação do</w:t>
      </w:r>
      <w:r w:rsidR="00676372" w:rsidRPr="0068552C">
        <w:rPr>
          <w:rFonts w:ascii="Arial" w:hAnsi="Arial" w:cs="Arial"/>
          <w:sz w:val="24"/>
          <w:szCs w:val="24"/>
        </w:rPr>
        <w:t xml:space="preserve">s mesmos pelo </w:t>
      </w:r>
      <w:del w:id="629" w:author="Humberto Dalpra" w:date="2020-12-05T17:42:00Z">
        <w:r w:rsidR="00EB6C8B" w:rsidDel="0064694E">
          <w:rPr>
            <w:rFonts w:ascii="Arial" w:hAnsi="Arial" w:cs="Arial"/>
            <w:sz w:val="24"/>
            <w:szCs w:val="24"/>
          </w:rPr>
          <w:delText>c</w:delText>
        </w:r>
        <w:commentRangeStart w:id="630"/>
        <w:r w:rsidR="00676372" w:rsidRPr="0068552C" w:rsidDel="0064694E">
          <w:rPr>
            <w:rFonts w:ascii="Arial" w:hAnsi="Arial" w:cs="Arial"/>
            <w:sz w:val="24"/>
            <w:szCs w:val="24"/>
          </w:rPr>
          <w:delText>oordenador</w:delText>
        </w:r>
        <w:commentRangeEnd w:id="630"/>
        <w:r w:rsidR="0067276D" w:rsidDel="0064694E">
          <w:rPr>
            <w:rStyle w:val="CommentReference"/>
            <w:rFonts w:cs="Mangal"/>
          </w:rPr>
          <w:commentReference w:id="630"/>
        </w:r>
      </w:del>
      <w:ins w:id="631" w:author="Humberto Dalpra" w:date="2020-12-05T17:42:00Z">
        <w:r w:rsidR="0064694E">
          <w:rPr>
            <w:rFonts w:ascii="Arial" w:hAnsi="Arial" w:cs="Arial"/>
            <w:sz w:val="24"/>
            <w:szCs w:val="24"/>
          </w:rPr>
          <w:t>supervisor</w:t>
        </w:r>
      </w:ins>
      <w:r w:rsidR="00676372" w:rsidRPr="0068552C">
        <w:rPr>
          <w:rFonts w:ascii="Arial" w:hAnsi="Arial" w:cs="Arial"/>
          <w:sz w:val="24"/>
          <w:szCs w:val="24"/>
        </w:rPr>
        <w:t>.</w:t>
      </w:r>
    </w:p>
    <w:p w14:paraId="191F887D" w14:textId="68493FB9" w:rsidR="00795DC3" w:rsidRPr="00327B2B" w:rsidRDefault="006A25DA" w:rsidP="00795DC3">
      <w:pPr>
        <w:pStyle w:val="Caption"/>
        <w:keepNext/>
        <w:rPr>
          <w:rFonts w:ascii="Arial" w:hAnsi="Arial"/>
          <w:i w:val="0"/>
          <w:iCs w:val="0"/>
        </w:rPr>
      </w:pPr>
      <w:r w:rsidRPr="00327B2B">
        <w:rPr>
          <w:rFonts w:ascii="Arial" w:hAnsi="Arial"/>
          <w:noProof/>
        </w:rPr>
        <w:lastRenderedPageBreak/>
        <w:drawing>
          <wp:anchor distT="0" distB="0" distL="114300" distR="114300" simplePos="0" relativeHeight="251694080" behindDoc="0" locked="0" layoutInCell="1" allowOverlap="1" wp14:anchorId="7113E6D3" wp14:editId="324A3ADB">
            <wp:simplePos x="0" y="0"/>
            <wp:positionH relativeFrom="column">
              <wp:posOffset>685165</wp:posOffset>
            </wp:positionH>
            <wp:positionV relativeFrom="paragraph">
              <wp:posOffset>301625</wp:posOffset>
            </wp:positionV>
            <wp:extent cx="4355465" cy="1701165"/>
            <wp:effectExtent l="0" t="0" r="6985"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0">
                      <a:extLst>
                        <a:ext uri="{28A0092B-C50C-407E-A947-70E740481C1C}">
                          <a14:useLocalDpi xmlns:a14="http://schemas.microsoft.com/office/drawing/2010/main" val="0"/>
                        </a:ext>
                      </a:extLst>
                    </a:blip>
                    <a:stretch>
                      <a:fillRect/>
                    </a:stretch>
                  </pic:blipFill>
                  <pic:spPr>
                    <a:xfrm>
                      <a:off x="0" y="0"/>
                      <a:ext cx="4355465" cy="1701165"/>
                    </a:xfrm>
                    <a:prstGeom prst="rect">
                      <a:avLst/>
                    </a:prstGeom>
                  </pic:spPr>
                </pic:pic>
              </a:graphicData>
            </a:graphic>
            <wp14:sizeRelH relativeFrom="margin">
              <wp14:pctWidth>0</wp14:pctWidth>
            </wp14:sizeRelH>
            <wp14:sizeRelV relativeFrom="margin">
              <wp14:pctHeight>0</wp14:pctHeight>
            </wp14:sizeRelV>
          </wp:anchor>
        </w:drawing>
      </w:r>
      <w:r w:rsidR="00795DC3" w:rsidRPr="00327B2B">
        <w:rPr>
          <w:rFonts w:ascii="Arial" w:hAnsi="Arial"/>
          <w:i w:val="0"/>
          <w:iCs w:val="0"/>
        </w:rPr>
        <w:t xml:space="preserve">Figura </w:t>
      </w:r>
      <w:ins w:id="632" w:author="Brauleyn Zofolli Nunes" w:date="2020-12-15T13:08:00Z">
        <w:r w:rsidR="009976C6">
          <w:rPr>
            <w:rFonts w:ascii="Arial" w:hAnsi="Arial"/>
            <w:i w:val="0"/>
            <w:iCs w:val="0"/>
          </w:rPr>
          <w:t>11</w:t>
        </w:r>
      </w:ins>
      <w:del w:id="633"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15</w:delText>
        </w:r>
        <w:r w:rsidR="006E7EFC" w:rsidDel="006D73C6">
          <w:rPr>
            <w:rFonts w:ascii="Arial" w:hAnsi="Arial"/>
            <w:i w:val="0"/>
            <w:iCs w:val="0"/>
          </w:rPr>
          <w:fldChar w:fldCharType="end"/>
        </w:r>
      </w:del>
      <w:r w:rsidR="00795DC3" w:rsidRPr="00327B2B">
        <w:rPr>
          <w:rFonts w:ascii="Arial" w:hAnsi="Arial"/>
          <w:i w:val="0"/>
          <w:iCs w:val="0"/>
        </w:rPr>
        <w:t xml:space="preserve"> - Tela Meus Estágios, acessado pelo usuário Aluno.</w:t>
      </w:r>
    </w:p>
    <w:p w14:paraId="13E7A9C8" w14:textId="1364168A" w:rsidR="00AE274A" w:rsidRPr="00327B2B" w:rsidRDefault="0067276D" w:rsidP="00AE274A">
      <w:pPr>
        <w:pStyle w:val="LO-normal"/>
        <w:keepNext/>
        <w:spacing w:line="360" w:lineRule="auto"/>
        <w:rPr>
          <w:rFonts w:ascii="Arial" w:hAnsi="Arial" w:cs="Arial"/>
        </w:rPr>
      </w:pPr>
      <w:commentRangeStart w:id="634"/>
      <w:commentRangeEnd w:id="634"/>
      <w:r>
        <w:rPr>
          <w:rStyle w:val="CommentReference"/>
          <w:rFonts w:cs="Mangal"/>
        </w:rPr>
        <w:commentReference w:id="634"/>
      </w:r>
    </w:p>
    <w:p w14:paraId="56A2B497" w14:textId="1DA67210" w:rsidR="00D06C54" w:rsidRPr="00327B2B" w:rsidRDefault="00AE274A" w:rsidP="00AE274A">
      <w:pPr>
        <w:pStyle w:val="Caption"/>
        <w:rPr>
          <w:rFonts w:ascii="Arial" w:hAnsi="Arial"/>
          <w:i w:val="0"/>
          <w:iCs w:val="0"/>
        </w:rPr>
      </w:pPr>
      <w:r w:rsidRPr="00327B2B">
        <w:rPr>
          <w:rFonts w:ascii="Arial" w:hAnsi="Arial"/>
          <w:i w:val="0"/>
          <w:iCs w:val="0"/>
        </w:rPr>
        <w:t>Fonte: Produzido pelo autor do artigo.</w:t>
      </w:r>
    </w:p>
    <w:p w14:paraId="5B14E203" w14:textId="02D8C05B" w:rsidR="00334813" w:rsidRDefault="00334813" w:rsidP="00927689">
      <w:pPr>
        <w:pStyle w:val="LO-normal"/>
        <w:spacing w:after="0" w:line="360" w:lineRule="auto"/>
        <w:ind w:firstLine="1134"/>
        <w:jc w:val="both"/>
        <w:rPr>
          <w:rFonts w:ascii="Arial" w:eastAsia="Arial" w:hAnsi="Arial" w:cs="Arial"/>
          <w:b/>
          <w:sz w:val="24"/>
          <w:szCs w:val="24"/>
        </w:rPr>
      </w:pPr>
    </w:p>
    <w:p w14:paraId="4B2F8606" w14:textId="43C507C5" w:rsidR="00334813" w:rsidRDefault="000C1C57">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A seguir</w:t>
      </w:r>
      <w:ins w:id="635" w:author="Humberto Dalpra" w:date="2020-12-05T17:43:00Z">
        <w:r w:rsidR="0064694E">
          <w:rPr>
            <w:rFonts w:ascii="Arial" w:eastAsia="Arial" w:hAnsi="Arial" w:cs="Arial"/>
            <w:sz w:val="24"/>
            <w:szCs w:val="24"/>
          </w:rPr>
          <w:t>,</w:t>
        </w:r>
      </w:ins>
      <w:r w:rsidR="00227410">
        <w:rPr>
          <w:rFonts w:ascii="Arial" w:eastAsia="Arial" w:hAnsi="Arial" w:cs="Arial"/>
          <w:sz w:val="24"/>
          <w:szCs w:val="24"/>
        </w:rPr>
        <w:t xml:space="preserve"> na Figura </w:t>
      </w:r>
      <w:ins w:id="636" w:author="Brauleyn Zofolli Nunes" w:date="2020-12-15T13:55:00Z">
        <w:r w:rsidR="00C36F34">
          <w:rPr>
            <w:rFonts w:ascii="Arial" w:eastAsia="Arial" w:hAnsi="Arial" w:cs="Arial"/>
            <w:sz w:val="24"/>
            <w:szCs w:val="24"/>
          </w:rPr>
          <w:t>12</w:t>
        </w:r>
      </w:ins>
      <w:del w:id="637" w:author="Brauleyn Zofolli Nunes" w:date="2020-12-15T13:55:00Z">
        <w:r w:rsidR="00227410" w:rsidDel="00C36F34">
          <w:rPr>
            <w:rFonts w:ascii="Arial" w:eastAsia="Arial" w:hAnsi="Arial" w:cs="Arial"/>
            <w:sz w:val="24"/>
            <w:szCs w:val="24"/>
          </w:rPr>
          <w:delText>16</w:delText>
        </w:r>
      </w:del>
      <w:ins w:id="638" w:author="Humberto Dalpra" w:date="2020-12-05T17:43:00Z">
        <w:r w:rsidR="0064694E">
          <w:rPr>
            <w:rFonts w:ascii="Arial" w:eastAsia="Arial" w:hAnsi="Arial" w:cs="Arial"/>
            <w:sz w:val="24"/>
            <w:szCs w:val="24"/>
          </w:rPr>
          <w:t>,</w:t>
        </w:r>
      </w:ins>
      <w:r>
        <w:rPr>
          <w:rFonts w:ascii="Arial" w:eastAsia="Arial" w:hAnsi="Arial" w:cs="Arial"/>
          <w:sz w:val="24"/>
          <w:szCs w:val="24"/>
        </w:rPr>
        <w:t xml:space="preserve"> temos a tela </w:t>
      </w:r>
      <w:r w:rsidR="00E1373E">
        <w:rPr>
          <w:rFonts w:ascii="Arial" w:eastAsia="Arial" w:hAnsi="Arial" w:cs="Arial"/>
          <w:sz w:val="24"/>
          <w:szCs w:val="24"/>
        </w:rPr>
        <w:t>Documentos do estágio. Nela temos tod</w:t>
      </w:r>
      <w:r w:rsidR="0041393C">
        <w:rPr>
          <w:rFonts w:ascii="Arial" w:eastAsia="Arial" w:hAnsi="Arial" w:cs="Arial"/>
          <w:sz w:val="24"/>
          <w:szCs w:val="24"/>
        </w:rPr>
        <w:t>o</w:t>
      </w:r>
      <w:r w:rsidR="00E1373E">
        <w:rPr>
          <w:rFonts w:ascii="Arial" w:eastAsia="Arial" w:hAnsi="Arial" w:cs="Arial"/>
          <w:sz w:val="24"/>
          <w:szCs w:val="24"/>
        </w:rPr>
        <w:t xml:space="preserve">s os documentos </w:t>
      </w:r>
      <w:r w:rsidR="0041393C">
        <w:rPr>
          <w:rFonts w:ascii="Arial" w:eastAsia="Arial" w:hAnsi="Arial" w:cs="Arial"/>
          <w:sz w:val="24"/>
          <w:szCs w:val="24"/>
        </w:rPr>
        <w:t>do</w:t>
      </w:r>
      <w:r w:rsidR="00E1373E">
        <w:rPr>
          <w:rFonts w:ascii="Arial" w:eastAsia="Arial" w:hAnsi="Arial" w:cs="Arial"/>
          <w:sz w:val="24"/>
          <w:szCs w:val="24"/>
        </w:rPr>
        <w:t xml:space="preserve"> processo de estágio</w:t>
      </w:r>
      <w:r w:rsidR="00E63AF2">
        <w:rPr>
          <w:rFonts w:ascii="Arial" w:eastAsia="Arial" w:hAnsi="Arial" w:cs="Arial"/>
          <w:sz w:val="24"/>
          <w:szCs w:val="24"/>
        </w:rPr>
        <w:t xml:space="preserve">. </w:t>
      </w:r>
      <w:r w:rsidR="00772FC3">
        <w:rPr>
          <w:rFonts w:ascii="Arial" w:eastAsia="Arial" w:hAnsi="Arial" w:cs="Arial"/>
          <w:sz w:val="24"/>
          <w:szCs w:val="24"/>
        </w:rPr>
        <w:t xml:space="preserve">Nessa tela o Aluno deverá fazer o </w:t>
      </w:r>
      <w:r w:rsidR="009973F6">
        <w:rPr>
          <w:rFonts w:ascii="Arial" w:eastAsia="Arial" w:hAnsi="Arial" w:cs="Arial"/>
          <w:sz w:val="24"/>
          <w:szCs w:val="24"/>
        </w:rPr>
        <w:t xml:space="preserve">download do modelo, </w:t>
      </w:r>
      <w:del w:id="639" w:author="Humberto Dalpra" w:date="2020-12-05T17:43:00Z">
        <w:r w:rsidR="009973F6" w:rsidDel="009C3A08">
          <w:rPr>
            <w:rFonts w:ascii="Arial" w:eastAsia="Arial" w:hAnsi="Arial" w:cs="Arial"/>
            <w:sz w:val="24"/>
            <w:szCs w:val="24"/>
          </w:rPr>
          <w:delText>preenche-lo</w:delText>
        </w:r>
      </w:del>
      <w:ins w:id="640" w:author="Humberto Dalpra" w:date="2020-12-05T17:43:00Z">
        <w:r w:rsidR="009C3A08">
          <w:rPr>
            <w:rFonts w:ascii="Arial" w:eastAsia="Arial" w:hAnsi="Arial" w:cs="Arial"/>
            <w:sz w:val="24"/>
            <w:szCs w:val="24"/>
          </w:rPr>
          <w:t>preenchê-lo</w:t>
        </w:r>
      </w:ins>
      <w:r w:rsidR="009973F6">
        <w:rPr>
          <w:rFonts w:ascii="Arial" w:eastAsia="Arial" w:hAnsi="Arial" w:cs="Arial"/>
          <w:sz w:val="24"/>
          <w:szCs w:val="24"/>
        </w:rPr>
        <w:t xml:space="preserve"> </w:t>
      </w:r>
      <w:r w:rsidR="00210C08">
        <w:rPr>
          <w:rFonts w:ascii="Arial" w:eastAsia="Arial" w:hAnsi="Arial" w:cs="Arial"/>
          <w:sz w:val="24"/>
          <w:szCs w:val="24"/>
        </w:rPr>
        <w:t>e em seguida realizar o upload</w:t>
      </w:r>
      <w:r w:rsidR="00201862">
        <w:rPr>
          <w:rFonts w:ascii="Arial" w:eastAsia="Arial" w:hAnsi="Arial" w:cs="Arial"/>
          <w:sz w:val="24"/>
          <w:szCs w:val="24"/>
        </w:rPr>
        <w:t xml:space="preserve"> do documento correspondente</w:t>
      </w:r>
      <w:r w:rsidR="00AC05BD">
        <w:rPr>
          <w:rFonts w:ascii="Arial" w:eastAsia="Arial" w:hAnsi="Arial" w:cs="Arial"/>
          <w:sz w:val="24"/>
          <w:szCs w:val="24"/>
        </w:rPr>
        <w:t>.</w:t>
      </w:r>
      <w:r w:rsidR="005635A3">
        <w:rPr>
          <w:rFonts w:ascii="Arial" w:eastAsia="Arial" w:hAnsi="Arial" w:cs="Arial"/>
          <w:sz w:val="24"/>
          <w:szCs w:val="24"/>
        </w:rPr>
        <w:t xml:space="preserve"> </w:t>
      </w:r>
      <w:r w:rsidR="00AC05BD">
        <w:rPr>
          <w:rFonts w:ascii="Arial" w:eastAsia="Arial" w:hAnsi="Arial" w:cs="Arial"/>
          <w:sz w:val="24"/>
          <w:szCs w:val="24"/>
        </w:rPr>
        <w:t xml:space="preserve">O único documento que </w:t>
      </w:r>
      <w:del w:id="641" w:author="Humberto Dalpra" w:date="2020-12-05T17:44:00Z">
        <w:r w:rsidR="0027394E" w:rsidDel="00482980">
          <w:rPr>
            <w:rFonts w:ascii="Arial" w:eastAsia="Arial" w:hAnsi="Arial" w:cs="Arial"/>
            <w:sz w:val="24"/>
            <w:szCs w:val="24"/>
          </w:rPr>
          <w:delText xml:space="preserve">poderão </w:delText>
        </w:r>
      </w:del>
      <w:ins w:id="642" w:author="Humberto Dalpra" w:date="2020-12-05T17:44:00Z">
        <w:r w:rsidR="00482980">
          <w:rPr>
            <w:rFonts w:ascii="Arial" w:eastAsia="Arial" w:hAnsi="Arial" w:cs="Arial"/>
            <w:sz w:val="24"/>
            <w:szCs w:val="24"/>
          </w:rPr>
          <w:t xml:space="preserve">poderá </w:t>
        </w:r>
      </w:ins>
      <w:r w:rsidR="00201862">
        <w:rPr>
          <w:rFonts w:ascii="Arial" w:eastAsia="Arial" w:hAnsi="Arial" w:cs="Arial"/>
          <w:sz w:val="24"/>
          <w:szCs w:val="24"/>
        </w:rPr>
        <w:t xml:space="preserve">ter várias inclusões </w:t>
      </w:r>
      <w:r w:rsidR="0027394E">
        <w:rPr>
          <w:rFonts w:ascii="Arial" w:eastAsia="Arial" w:hAnsi="Arial" w:cs="Arial"/>
          <w:sz w:val="24"/>
          <w:szCs w:val="24"/>
        </w:rPr>
        <w:t xml:space="preserve">é o Relatório Periódico de Atividades que é enviado </w:t>
      </w:r>
      <w:commentRangeStart w:id="643"/>
      <w:r w:rsidR="0027394E">
        <w:rPr>
          <w:rFonts w:ascii="Arial" w:eastAsia="Arial" w:hAnsi="Arial" w:cs="Arial"/>
          <w:sz w:val="24"/>
          <w:szCs w:val="24"/>
        </w:rPr>
        <w:t>mensalmente</w:t>
      </w:r>
      <w:commentRangeEnd w:id="643"/>
      <w:r w:rsidR="0067276D">
        <w:rPr>
          <w:rStyle w:val="CommentReference"/>
          <w:rFonts w:cs="Mangal"/>
        </w:rPr>
        <w:commentReference w:id="643"/>
      </w:r>
      <w:r w:rsidR="0027394E">
        <w:rPr>
          <w:rFonts w:ascii="Arial" w:eastAsia="Arial" w:hAnsi="Arial" w:cs="Arial"/>
          <w:sz w:val="24"/>
          <w:szCs w:val="24"/>
        </w:rPr>
        <w:t>.</w:t>
      </w:r>
    </w:p>
    <w:p w14:paraId="58AF0073" w14:textId="4CB13323" w:rsidR="00180B38" w:rsidRDefault="00180B38">
      <w:pPr>
        <w:pStyle w:val="LO-normal"/>
        <w:spacing w:after="0" w:line="360" w:lineRule="auto"/>
        <w:ind w:firstLine="1133"/>
        <w:jc w:val="both"/>
        <w:rPr>
          <w:rFonts w:ascii="Arial" w:eastAsia="Arial" w:hAnsi="Arial" w:cs="Arial"/>
          <w:sz w:val="24"/>
          <w:szCs w:val="24"/>
        </w:rPr>
      </w:pPr>
    </w:p>
    <w:p w14:paraId="51FF3992" w14:textId="5E64DD0F" w:rsidR="00891E11" w:rsidRPr="00327B2B" w:rsidRDefault="00FD2CB0" w:rsidP="00891E11">
      <w:pPr>
        <w:pStyle w:val="Caption"/>
        <w:keepNext/>
        <w:jc w:val="both"/>
        <w:rPr>
          <w:rFonts w:ascii="Arial" w:hAnsi="Arial"/>
          <w:i w:val="0"/>
          <w:iCs w:val="0"/>
        </w:rPr>
      </w:pPr>
      <w:r w:rsidRPr="00327B2B">
        <w:rPr>
          <w:rFonts w:ascii="Arial" w:hAnsi="Arial"/>
          <w:noProof/>
        </w:rPr>
        <w:drawing>
          <wp:anchor distT="0" distB="0" distL="114300" distR="114300" simplePos="0" relativeHeight="251696128" behindDoc="0" locked="0" layoutInCell="1" allowOverlap="1" wp14:anchorId="296622A3" wp14:editId="73BD7347">
            <wp:simplePos x="0" y="0"/>
            <wp:positionH relativeFrom="column">
              <wp:posOffset>685003</wp:posOffset>
            </wp:positionH>
            <wp:positionV relativeFrom="paragraph">
              <wp:posOffset>353060</wp:posOffset>
            </wp:positionV>
            <wp:extent cx="3859530" cy="2509520"/>
            <wp:effectExtent l="0" t="0" r="7620" b="508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1">
                      <a:extLst>
                        <a:ext uri="{28A0092B-C50C-407E-A947-70E740481C1C}">
                          <a14:useLocalDpi xmlns:a14="http://schemas.microsoft.com/office/drawing/2010/main" val="0"/>
                        </a:ext>
                      </a:extLst>
                    </a:blip>
                    <a:stretch>
                      <a:fillRect/>
                    </a:stretch>
                  </pic:blipFill>
                  <pic:spPr>
                    <a:xfrm>
                      <a:off x="0" y="0"/>
                      <a:ext cx="3859530" cy="2509520"/>
                    </a:xfrm>
                    <a:prstGeom prst="rect">
                      <a:avLst/>
                    </a:prstGeom>
                  </pic:spPr>
                </pic:pic>
              </a:graphicData>
            </a:graphic>
            <wp14:sizeRelH relativeFrom="margin">
              <wp14:pctWidth>0</wp14:pctWidth>
            </wp14:sizeRelH>
            <wp14:sizeRelV relativeFrom="margin">
              <wp14:pctHeight>0</wp14:pctHeight>
            </wp14:sizeRelV>
          </wp:anchor>
        </w:drawing>
      </w:r>
      <w:r w:rsidR="00891E11" w:rsidRPr="00327B2B">
        <w:rPr>
          <w:rFonts w:ascii="Arial" w:hAnsi="Arial"/>
          <w:i w:val="0"/>
          <w:iCs w:val="0"/>
        </w:rPr>
        <w:t xml:space="preserve">Figura </w:t>
      </w:r>
      <w:ins w:id="644" w:author="Brauleyn Zofolli Nunes" w:date="2020-12-15T13:08:00Z">
        <w:r w:rsidR="009976C6">
          <w:rPr>
            <w:rFonts w:ascii="Arial" w:hAnsi="Arial"/>
            <w:i w:val="0"/>
            <w:iCs w:val="0"/>
          </w:rPr>
          <w:t>12</w:t>
        </w:r>
      </w:ins>
      <w:del w:id="645"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16</w:delText>
        </w:r>
        <w:r w:rsidR="006E7EFC" w:rsidDel="006D73C6">
          <w:rPr>
            <w:rFonts w:ascii="Arial" w:hAnsi="Arial"/>
            <w:i w:val="0"/>
            <w:iCs w:val="0"/>
          </w:rPr>
          <w:fldChar w:fldCharType="end"/>
        </w:r>
      </w:del>
      <w:r w:rsidR="00891E11" w:rsidRPr="00327B2B">
        <w:rPr>
          <w:rFonts w:ascii="Arial" w:hAnsi="Arial"/>
          <w:i w:val="0"/>
          <w:iCs w:val="0"/>
        </w:rPr>
        <w:t xml:space="preserve"> - Tela Documentos do Estágio, acessada pelo Aluno.</w:t>
      </w:r>
    </w:p>
    <w:p w14:paraId="05893F20" w14:textId="453EAA83" w:rsidR="00891E11" w:rsidRPr="00327B2B" w:rsidRDefault="00891E11" w:rsidP="00891E11">
      <w:pPr>
        <w:pStyle w:val="LO-normal"/>
        <w:keepNext/>
        <w:spacing w:after="0" w:line="360" w:lineRule="auto"/>
        <w:jc w:val="both"/>
        <w:rPr>
          <w:rFonts w:ascii="Arial" w:hAnsi="Arial" w:cs="Arial"/>
        </w:rPr>
      </w:pPr>
    </w:p>
    <w:p w14:paraId="694B2EA9" w14:textId="5BCE0008" w:rsidR="00227410" w:rsidRPr="00327B2B" w:rsidRDefault="00891E11" w:rsidP="00891E11">
      <w:pPr>
        <w:pStyle w:val="Caption"/>
        <w:jc w:val="both"/>
        <w:rPr>
          <w:rFonts w:ascii="Arial" w:hAnsi="Arial"/>
          <w:i w:val="0"/>
          <w:iCs w:val="0"/>
        </w:rPr>
      </w:pPr>
      <w:r w:rsidRPr="00327B2B">
        <w:rPr>
          <w:rFonts w:ascii="Arial" w:hAnsi="Arial"/>
          <w:i w:val="0"/>
          <w:iCs w:val="0"/>
        </w:rPr>
        <w:t>Fonte: Produzido pelo autor do artigo.</w:t>
      </w:r>
    </w:p>
    <w:p w14:paraId="79357476" w14:textId="55ED14A8" w:rsidR="00334813" w:rsidRDefault="00334813">
      <w:pPr>
        <w:pStyle w:val="LO-normal"/>
        <w:spacing w:after="0" w:line="360" w:lineRule="auto"/>
        <w:jc w:val="both"/>
        <w:rPr>
          <w:rFonts w:ascii="Arial" w:eastAsia="Arial" w:hAnsi="Arial" w:cs="Arial"/>
          <w:b/>
          <w:sz w:val="24"/>
          <w:szCs w:val="24"/>
        </w:rPr>
      </w:pPr>
    </w:p>
    <w:p w14:paraId="033E50DE" w14:textId="64E82F33" w:rsidR="000F0D3D" w:rsidRDefault="000F0D3D" w:rsidP="000F0D3D">
      <w:pPr>
        <w:pStyle w:val="LO-normal"/>
        <w:spacing w:after="0" w:line="360" w:lineRule="auto"/>
        <w:ind w:firstLine="1134"/>
        <w:jc w:val="both"/>
        <w:rPr>
          <w:rFonts w:ascii="Arial" w:eastAsia="Arial" w:hAnsi="Arial" w:cs="Arial"/>
          <w:bCs/>
          <w:sz w:val="24"/>
          <w:szCs w:val="24"/>
        </w:rPr>
      </w:pPr>
      <w:r>
        <w:rPr>
          <w:rFonts w:ascii="Arial" w:eastAsia="Arial" w:hAnsi="Arial" w:cs="Arial"/>
          <w:bCs/>
          <w:sz w:val="24"/>
          <w:szCs w:val="24"/>
        </w:rPr>
        <w:t>A seguir</w:t>
      </w:r>
      <w:ins w:id="646" w:author="Brauleyn Zofolli Nunes" w:date="2020-12-15T13:56:00Z">
        <w:r w:rsidR="00A87C12">
          <w:rPr>
            <w:rFonts w:ascii="Arial" w:eastAsia="Arial" w:hAnsi="Arial" w:cs="Arial"/>
            <w:bCs/>
            <w:sz w:val="24"/>
            <w:szCs w:val="24"/>
          </w:rPr>
          <w:t xml:space="preserve"> na Figura 13</w:t>
        </w:r>
      </w:ins>
      <w:r>
        <w:rPr>
          <w:rFonts w:ascii="Arial" w:eastAsia="Arial" w:hAnsi="Arial" w:cs="Arial"/>
          <w:bCs/>
          <w:sz w:val="24"/>
          <w:szCs w:val="24"/>
        </w:rPr>
        <w:t xml:space="preserve"> temos a tela </w:t>
      </w:r>
      <w:r w:rsidR="00431113">
        <w:rPr>
          <w:rFonts w:ascii="Arial" w:eastAsia="Arial" w:hAnsi="Arial" w:cs="Arial"/>
          <w:bCs/>
          <w:sz w:val="24"/>
          <w:szCs w:val="24"/>
        </w:rPr>
        <w:t>Rela</w:t>
      </w:r>
      <w:r w:rsidR="00676372">
        <w:rPr>
          <w:rFonts w:ascii="Arial" w:eastAsia="Arial" w:hAnsi="Arial" w:cs="Arial"/>
          <w:bCs/>
          <w:sz w:val="24"/>
          <w:szCs w:val="24"/>
        </w:rPr>
        <w:t>ção de Estágios</w:t>
      </w:r>
      <w:r w:rsidR="006C180C">
        <w:rPr>
          <w:rFonts w:ascii="Arial" w:eastAsia="Arial" w:hAnsi="Arial" w:cs="Arial"/>
          <w:bCs/>
          <w:sz w:val="24"/>
          <w:szCs w:val="24"/>
        </w:rPr>
        <w:t>, funcionalidade</w:t>
      </w:r>
      <w:commentRangeStart w:id="647"/>
      <w:r w:rsidR="006C180C">
        <w:rPr>
          <w:rFonts w:ascii="Arial" w:eastAsia="Arial" w:hAnsi="Arial" w:cs="Arial"/>
          <w:bCs/>
          <w:sz w:val="24"/>
          <w:szCs w:val="24"/>
        </w:rPr>
        <w:t xml:space="preserve"> acessada pelo </w:t>
      </w:r>
      <w:del w:id="648" w:author="Humberto Dalpra" w:date="2020-12-05T17:44:00Z">
        <w:r w:rsidR="00711C6B" w:rsidDel="00D5033B">
          <w:rPr>
            <w:rFonts w:ascii="Arial" w:eastAsia="Arial" w:hAnsi="Arial" w:cs="Arial"/>
            <w:bCs/>
            <w:sz w:val="24"/>
            <w:szCs w:val="24"/>
          </w:rPr>
          <w:delText xml:space="preserve">coordenador </w:delText>
        </w:r>
      </w:del>
      <w:ins w:id="649" w:author="Humberto Dalpra" w:date="2020-12-05T17:44:00Z">
        <w:r w:rsidR="00D5033B">
          <w:rPr>
            <w:rFonts w:ascii="Arial" w:eastAsia="Arial" w:hAnsi="Arial" w:cs="Arial"/>
            <w:bCs/>
            <w:sz w:val="24"/>
            <w:szCs w:val="24"/>
          </w:rPr>
          <w:t xml:space="preserve">supervisor </w:t>
        </w:r>
      </w:ins>
      <w:r w:rsidR="00711C6B">
        <w:rPr>
          <w:rFonts w:ascii="Arial" w:eastAsia="Arial" w:hAnsi="Arial" w:cs="Arial"/>
          <w:bCs/>
          <w:sz w:val="24"/>
          <w:szCs w:val="24"/>
        </w:rPr>
        <w:t>de estágio, em que ele</w:t>
      </w:r>
      <w:r w:rsidR="006C180C">
        <w:rPr>
          <w:rFonts w:ascii="Arial" w:eastAsia="Arial" w:hAnsi="Arial" w:cs="Arial"/>
          <w:bCs/>
          <w:sz w:val="24"/>
          <w:szCs w:val="24"/>
        </w:rPr>
        <w:t xml:space="preserve"> poderá </w:t>
      </w:r>
      <w:commentRangeEnd w:id="647"/>
      <w:r w:rsidR="0067276D">
        <w:rPr>
          <w:rStyle w:val="CommentReference"/>
          <w:rFonts w:cs="Mangal"/>
        </w:rPr>
        <w:commentReference w:id="647"/>
      </w:r>
      <w:r w:rsidR="006C180C">
        <w:rPr>
          <w:rFonts w:ascii="Arial" w:eastAsia="Arial" w:hAnsi="Arial" w:cs="Arial"/>
          <w:bCs/>
          <w:sz w:val="24"/>
          <w:szCs w:val="24"/>
        </w:rPr>
        <w:t>verificar tod</w:t>
      </w:r>
      <w:r w:rsidR="00455583">
        <w:rPr>
          <w:rFonts w:ascii="Arial" w:eastAsia="Arial" w:hAnsi="Arial" w:cs="Arial"/>
          <w:bCs/>
          <w:sz w:val="24"/>
          <w:szCs w:val="24"/>
        </w:rPr>
        <w:t>o</w:t>
      </w:r>
      <w:r w:rsidR="006C180C">
        <w:rPr>
          <w:rFonts w:ascii="Arial" w:eastAsia="Arial" w:hAnsi="Arial" w:cs="Arial"/>
          <w:bCs/>
          <w:sz w:val="24"/>
          <w:szCs w:val="24"/>
        </w:rPr>
        <w:t xml:space="preserve">s </w:t>
      </w:r>
      <w:r w:rsidR="00234798">
        <w:rPr>
          <w:rFonts w:ascii="Arial" w:eastAsia="Arial" w:hAnsi="Arial" w:cs="Arial"/>
          <w:bCs/>
          <w:sz w:val="24"/>
          <w:szCs w:val="24"/>
        </w:rPr>
        <w:lastRenderedPageBreak/>
        <w:t>os</w:t>
      </w:r>
      <w:r w:rsidR="00694FC8">
        <w:rPr>
          <w:rFonts w:ascii="Arial" w:eastAsia="Arial" w:hAnsi="Arial" w:cs="Arial"/>
          <w:bCs/>
          <w:sz w:val="24"/>
          <w:szCs w:val="24"/>
        </w:rPr>
        <w:t xml:space="preserve"> alunos e seus</w:t>
      </w:r>
      <w:r w:rsidR="00234798">
        <w:rPr>
          <w:rFonts w:ascii="Arial" w:eastAsia="Arial" w:hAnsi="Arial" w:cs="Arial"/>
          <w:bCs/>
          <w:sz w:val="24"/>
          <w:szCs w:val="24"/>
        </w:rPr>
        <w:t xml:space="preserve"> estágios cadastrados</w:t>
      </w:r>
      <w:r w:rsidR="00694FC8">
        <w:rPr>
          <w:rFonts w:ascii="Arial" w:eastAsia="Arial" w:hAnsi="Arial" w:cs="Arial"/>
          <w:bCs/>
          <w:sz w:val="24"/>
          <w:szCs w:val="24"/>
        </w:rPr>
        <w:t>.</w:t>
      </w:r>
      <w:r w:rsidR="00234798">
        <w:rPr>
          <w:rFonts w:ascii="Arial" w:eastAsia="Arial" w:hAnsi="Arial" w:cs="Arial"/>
          <w:bCs/>
          <w:sz w:val="24"/>
          <w:szCs w:val="24"/>
        </w:rPr>
        <w:t xml:space="preserve"> Através do botão Documentos o </w:t>
      </w:r>
      <w:del w:id="650" w:author="Humberto Dalpra" w:date="2020-12-05T17:45:00Z">
        <w:r w:rsidR="00234798" w:rsidDel="007D3439">
          <w:rPr>
            <w:rFonts w:ascii="Arial" w:eastAsia="Arial" w:hAnsi="Arial" w:cs="Arial"/>
            <w:bCs/>
            <w:sz w:val="24"/>
            <w:szCs w:val="24"/>
          </w:rPr>
          <w:delText xml:space="preserve">Coordenador </w:delText>
        </w:r>
      </w:del>
      <w:ins w:id="651" w:author="Humberto Dalpra" w:date="2020-12-05T17:45:00Z">
        <w:r w:rsidR="007D3439">
          <w:rPr>
            <w:rFonts w:ascii="Arial" w:eastAsia="Arial" w:hAnsi="Arial" w:cs="Arial"/>
            <w:bCs/>
            <w:sz w:val="24"/>
            <w:szCs w:val="24"/>
          </w:rPr>
          <w:t xml:space="preserve">Supervisor </w:t>
        </w:r>
      </w:ins>
      <w:r w:rsidR="00234798">
        <w:rPr>
          <w:rFonts w:ascii="Arial" w:eastAsia="Arial" w:hAnsi="Arial" w:cs="Arial"/>
          <w:bCs/>
          <w:sz w:val="24"/>
          <w:szCs w:val="24"/>
        </w:rPr>
        <w:t xml:space="preserve">poderá acessar </w:t>
      </w:r>
      <w:r w:rsidR="00935D7C">
        <w:rPr>
          <w:rFonts w:ascii="Arial" w:eastAsia="Arial" w:hAnsi="Arial" w:cs="Arial"/>
          <w:bCs/>
          <w:sz w:val="24"/>
          <w:szCs w:val="24"/>
        </w:rPr>
        <w:t>todos os documentos para avaliar e retornar para os Alunos.</w:t>
      </w:r>
    </w:p>
    <w:p w14:paraId="23E68CB6" w14:textId="75231A95" w:rsidR="00935D7C" w:rsidRDefault="00935D7C" w:rsidP="000F0D3D">
      <w:pPr>
        <w:pStyle w:val="LO-normal"/>
        <w:spacing w:after="0" w:line="360" w:lineRule="auto"/>
        <w:ind w:firstLine="1134"/>
        <w:jc w:val="both"/>
        <w:rPr>
          <w:rFonts w:ascii="Arial" w:eastAsia="Arial" w:hAnsi="Arial" w:cs="Arial"/>
          <w:bCs/>
          <w:sz w:val="24"/>
          <w:szCs w:val="24"/>
        </w:rPr>
      </w:pPr>
    </w:p>
    <w:p w14:paraId="15761CF1" w14:textId="7BAC1122" w:rsidR="00B15BB5" w:rsidRPr="00B15BB5" w:rsidRDefault="00F12FAB" w:rsidP="00B15BB5">
      <w:pPr>
        <w:pStyle w:val="Caption"/>
        <w:keepNext/>
        <w:jc w:val="both"/>
        <w:rPr>
          <w:rFonts w:ascii="Arial" w:hAnsi="Arial"/>
          <w:i w:val="0"/>
          <w:iCs w:val="0"/>
        </w:rPr>
      </w:pPr>
      <w:r w:rsidRPr="00B15BB5">
        <w:rPr>
          <w:rFonts w:ascii="Arial" w:hAnsi="Arial"/>
          <w:noProof/>
        </w:rPr>
        <w:drawing>
          <wp:anchor distT="0" distB="0" distL="114300" distR="114300" simplePos="0" relativeHeight="251698176" behindDoc="0" locked="0" layoutInCell="1" allowOverlap="1" wp14:anchorId="7F1064B5" wp14:editId="4FE982AB">
            <wp:simplePos x="0" y="0"/>
            <wp:positionH relativeFrom="column">
              <wp:posOffset>802999</wp:posOffset>
            </wp:positionH>
            <wp:positionV relativeFrom="paragraph">
              <wp:posOffset>405130</wp:posOffset>
            </wp:positionV>
            <wp:extent cx="3975100" cy="1458595"/>
            <wp:effectExtent l="0" t="0" r="6350" b="825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2">
                      <a:extLst>
                        <a:ext uri="{28A0092B-C50C-407E-A947-70E740481C1C}">
                          <a14:useLocalDpi xmlns:a14="http://schemas.microsoft.com/office/drawing/2010/main" val="0"/>
                        </a:ext>
                      </a:extLst>
                    </a:blip>
                    <a:stretch>
                      <a:fillRect/>
                    </a:stretch>
                  </pic:blipFill>
                  <pic:spPr>
                    <a:xfrm>
                      <a:off x="0" y="0"/>
                      <a:ext cx="3975100" cy="1458595"/>
                    </a:xfrm>
                    <a:prstGeom prst="rect">
                      <a:avLst/>
                    </a:prstGeom>
                  </pic:spPr>
                </pic:pic>
              </a:graphicData>
            </a:graphic>
            <wp14:sizeRelH relativeFrom="margin">
              <wp14:pctWidth>0</wp14:pctWidth>
            </wp14:sizeRelH>
            <wp14:sizeRelV relativeFrom="margin">
              <wp14:pctHeight>0</wp14:pctHeight>
            </wp14:sizeRelV>
          </wp:anchor>
        </w:drawing>
      </w:r>
      <w:r w:rsidR="00B15BB5" w:rsidRPr="00B15BB5">
        <w:rPr>
          <w:rFonts w:ascii="Arial" w:hAnsi="Arial"/>
          <w:i w:val="0"/>
          <w:iCs w:val="0"/>
        </w:rPr>
        <w:t xml:space="preserve">Figura </w:t>
      </w:r>
      <w:ins w:id="652" w:author="Brauleyn Zofolli Nunes" w:date="2020-12-15T13:08:00Z">
        <w:r w:rsidR="00EB6D55">
          <w:rPr>
            <w:rFonts w:ascii="Arial" w:hAnsi="Arial"/>
            <w:i w:val="0"/>
            <w:iCs w:val="0"/>
          </w:rPr>
          <w:t>13</w:t>
        </w:r>
      </w:ins>
      <w:del w:id="653" w:author="Brauleyn Zofolli Nunes" w:date="2020-12-15T12:04:00Z">
        <w:r w:rsidR="006E7EFC" w:rsidDel="006D73C6">
          <w:rPr>
            <w:rFonts w:ascii="Arial" w:hAnsi="Arial"/>
            <w:i w:val="0"/>
            <w:iCs w:val="0"/>
          </w:rPr>
          <w:fldChar w:fldCharType="begin"/>
        </w:r>
        <w:r w:rsidR="006E7EFC" w:rsidDel="006D73C6">
          <w:rPr>
            <w:rFonts w:ascii="Arial" w:hAnsi="Arial"/>
            <w:i w:val="0"/>
            <w:iCs w:val="0"/>
          </w:rPr>
          <w:delInstrText xml:space="preserve"> SEQ Figura \* ARABIC </w:delInstrText>
        </w:r>
        <w:r w:rsidR="006E7EFC" w:rsidDel="006D73C6">
          <w:rPr>
            <w:rFonts w:ascii="Arial" w:hAnsi="Arial"/>
            <w:i w:val="0"/>
            <w:iCs w:val="0"/>
          </w:rPr>
          <w:fldChar w:fldCharType="separate"/>
        </w:r>
        <w:r w:rsidR="006E7EFC" w:rsidDel="006D73C6">
          <w:rPr>
            <w:rFonts w:ascii="Arial" w:hAnsi="Arial"/>
            <w:i w:val="0"/>
            <w:iCs w:val="0"/>
            <w:noProof/>
          </w:rPr>
          <w:delText>17</w:delText>
        </w:r>
        <w:r w:rsidR="006E7EFC" w:rsidDel="006D73C6">
          <w:rPr>
            <w:rFonts w:ascii="Arial" w:hAnsi="Arial"/>
            <w:i w:val="0"/>
            <w:iCs w:val="0"/>
          </w:rPr>
          <w:fldChar w:fldCharType="end"/>
        </w:r>
      </w:del>
      <w:r w:rsidR="00B15BB5" w:rsidRPr="00B15BB5">
        <w:rPr>
          <w:rFonts w:ascii="Arial" w:hAnsi="Arial"/>
          <w:i w:val="0"/>
          <w:iCs w:val="0"/>
        </w:rPr>
        <w:t xml:space="preserve"> - Tela Relação de Estágios, acessada pelo </w:t>
      </w:r>
      <w:del w:id="654" w:author="Brauleyn Zofolli Nunes" w:date="2020-12-15T12:35:00Z">
        <w:r w:rsidR="00B15BB5" w:rsidRPr="00B15BB5" w:rsidDel="00BA0B37">
          <w:rPr>
            <w:rFonts w:ascii="Arial" w:hAnsi="Arial"/>
            <w:i w:val="0"/>
            <w:iCs w:val="0"/>
          </w:rPr>
          <w:delText>Coordenador</w:delText>
        </w:r>
      </w:del>
      <w:ins w:id="655" w:author="Brauleyn Zofolli Nunes" w:date="2020-12-15T12:35:00Z">
        <w:r w:rsidR="00BA0B37">
          <w:rPr>
            <w:rFonts w:ascii="Arial" w:hAnsi="Arial"/>
            <w:i w:val="0"/>
            <w:iCs w:val="0"/>
          </w:rPr>
          <w:t>Supervisor</w:t>
        </w:r>
      </w:ins>
    </w:p>
    <w:p w14:paraId="287107C9" w14:textId="0C50B0CB" w:rsidR="00B15BB5" w:rsidRPr="00B15BB5" w:rsidRDefault="00B15BB5" w:rsidP="00B15BB5">
      <w:pPr>
        <w:pStyle w:val="LO-normal"/>
        <w:keepNext/>
        <w:spacing w:after="0" w:line="360" w:lineRule="auto"/>
        <w:jc w:val="both"/>
        <w:rPr>
          <w:rFonts w:ascii="Arial" w:hAnsi="Arial" w:cs="Arial"/>
        </w:rPr>
      </w:pPr>
    </w:p>
    <w:p w14:paraId="1FC1C1B9" w14:textId="055ABF71" w:rsidR="00BF5F6F" w:rsidRDefault="00B15BB5" w:rsidP="00B15BB5">
      <w:pPr>
        <w:pStyle w:val="Caption"/>
        <w:jc w:val="both"/>
        <w:rPr>
          <w:ins w:id="656" w:author="Brauleyn Zofolli Nunes" w:date="2020-12-15T14:00:00Z"/>
          <w:rFonts w:ascii="Arial" w:hAnsi="Arial"/>
          <w:i w:val="0"/>
          <w:iCs w:val="0"/>
        </w:rPr>
      </w:pPr>
      <w:r w:rsidRPr="00B15BB5">
        <w:rPr>
          <w:rFonts w:ascii="Arial" w:hAnsi="Arial"/>
          <w:i w:val="0"/>
          <w:iCs w:val="0"/>
        </w:rPr>
        <w:t>Fonte: Produzido pelo autor do artigo.</w:t>
      </w:r>
    </w:p>
    <w:p w14:paraId="056F0FCC" w14:textId="412FCAB7" w:rsidR="00372C87" w:rsidRPr="00B15BB5" w:rsidDel="00372C87" w:rsidRDefault="00372C87" w:rsidP="00B15BB5">
      <w:pPr>
        <w:pStyle w:val="Caption"/>
        <w:jc w:val="both"/>
        <w:rPr>
          <w:del w:id="657" w:author="Brauleyn Zofolli Nunes" w:date="2020-12-15T14:00:00Z"/>
          <w:rFonts w:ascii="Arial" w:hAnsi="Arial"/>
          <w:i w:val="0"/>
          <w:iCs w:val="0"/>
        </w:rPr>
      </w:pPr>
    </w:p>
    <w:p w14:paraId="7281755C" w14:textId="08D6D3E1" w:rsidR="00694FC8" w:rsidDel="00EA1912" w:rsidRDefault="00694FC8" w:rsidP="00BF5F6F">
      <w:pPr>
        <w:pStyle w:val="Caption"/>
        <w:jc w:val="both"/>
        <w:rPr>
          <w:del w:id="658" w:author="Brauleyn Zofolli Nunes" w:date="2020-12-15T12:40:00Z"/>
          <w:rFonts w:ascii="Arial" w:hAnsi="Arial"/>
          <w:i w:val="0"/>
          <w:iCs w:val="0"/>
        </w:rPr>
      </w:pPr>
    </w:p>
    <w:p w14:paraId="2F54E092" w14:textId="77B64555" w:rsidR="00694FC8" w:rsidRDefault="00A4705A" w:rsidP="00DB5D73">
      <w:pPr>
        <w:pStyle w:val="Caption"/>
        <w:spacing w:line="360" w:lineRule="auto"/>
        <w:ind w:firstLine="1134"/>
        <w:jc w:val="both"/>
        <w:rPr>
          <w:rFonts w:ascii="Arial" w:hAnsi="Arial"/>
          <w:i w:val="0"/>
          <w:iCs w:val="0"/>
        </w:rPr>
      </w:pPr>
      <w:r>
        <w:rPr>
          <w:rFonts w:ascii="Arial" w:hAnsi="Arial"/>
          <w:i w:val="0"/>
          <w:iCs w:val="0"/>
        </w:rPr>
        <w:t>Abaixo</w:t>
      </w:r>
      <w:ins w:id="659" w:author="Humberto Dalpra" w:date="2020-12-05T17:45:00Z">
        <w:r w:rsidR="006462C5">
          <w:rPr>
            <w:rFonts w:ascii="Arial" w:hAnsi="Arial"/>
            <w:i w:val="0"/>
            <w:iCs w:val="0"/>
          </w:rPr>
          <w:t>,</w:t>
        </w:r>
      </w:ins>
      <w:r>
        <w:rPr>
          <w:rFonts w:ascii="Arial" w:hAnsi="Arial"/>
          <w:i w:val="0"/>
          <w:iCs w:val="0"/>
        </w:rPr>
        <w:t xml:space="preserve"> </w:t>
      </w:r>
      <w:r w:rsidR="004C0019">
        <w:rPr>
          <w:rFonts w:ascii="Arial" w:hAnsi="Arial"/>
          <w:i w:val="0"/>
          <w:iCs w:val="0"/>
        </w:rPr>
        <w:t xml:space="preserve">na </w:t>
      </w:r>
      <w:r w:rsidR="00711C6B">
        <w:rPr>
          <w:rFonts w:ascii="Arial" w:hAnsi="Arial"/>
          <w:i w:val="0"/>
          <w:iCs w:val="0"/>
        </w:rPr>
        <w:t>F</w:t>
      </w:r>
      <w:commentRangeStart w:id="660"/>
      <w:r w:rsidR="004C0019">
        <w:rPr>
          <w:rFonts w:ascii="Arial" w:hAnsi="Arial"/>
          <w:i w:val="0"/>
          <w:iCs w:val="0"/>
        </w:rPr>
        <w:t xml:space="preserve">igura </w:t>
      </w:r>
      <w:commentRangeEnd w:id="660"/>
      <w:r w:rsidR="0067276D">
        <w:rPr>
          <w:rStyle w:val="CommentReference"/>
          <w:rFonts w:cs="Mangal"/>
          <w:i w:val="0"/>
          <w:iCs w:val="0"/>
        </w:rPr>
        <w:commentReference w:id="660"/>
      </w:r>
      <w:del w:id="661" w:author="Humberto Dalpra" w:date="2020-12-05T17:45:00Z">
        <w:r w:rsidR="004C0019" w:rsidDel="007D3439">
          <w:rPr>
            <w:rFonts w:ascii="Arial" w:hAnsi="Arial"/>
            <w:i w:val="0"/>
            <w:iCs w:val="0"/>
          </w:rPr>
          <w:delText>17</w:delText>
        </w:r>
        <w:r w:rsidR="000813E2" w:rsidDel="007D3439">
          <w:rPr>
            <w:rFonts w:ascii="Arial" w:hAnsi="Arial"/>
            <w:i w:val="0"/>
            <w:iCs w:val="0"/>
          </w:rPr>
          <w:delText xml:space="preserve"> </w:delText>
        </w:r>
      </w:del>
      <w:ins w:id="662" w:author="Humberto Dalpra" w:date="2020-12-05T17:45:00Z">
        <w:r w:rsidR="007D3439">
          <w:rPr>
            <w:rFonts w:ascii="Arial" w:hAnsi="Arial"/>
            <w:i w:val="0"/>
            <w:iCs w:val="0"/>
          </w:rPr>
          <w:t>1</w:t>
        </w:r>
      </w:ins>
      <w:ins w:id="663" w:author="Brauleyn Zofolli Nunes" w:date="2020-12-15T13:57:00Z">
        <w:r w:rsidR="00442FA7">
          <w:rPr>
            <w:rFonts w:ascii="Arial" w:hAnsi="Arial"/>
            <w:i w:val="0"/>
            <w:iCs w:val="0"/>
          </w:rPr>
          <w:t>4</w:t>
        </w:r>
      </w:ins>
      <w:ins w:id="664" w:author="Humberto Dalpra" w:date="2020-12-05T17:45:00Z">
        <w:del w:id="665" w:author="Brauleyn Zofolli Nunes" w:date="2020-12-15T13:57:00Z">
          <w:r w:rsidR="007D3439" w:rsidDel="00442FA7">
            <w:rPr>
              <w:rFonts w:ascii="Arial" w:hAnsi="Arial"/>
              <w:i w:val="0"/>
              <w:iCs w:val="0"/>
            </w:rPr>
            <w:delText>8</w:delText>
          </w:r>
        </w:del>
        <w:r w:rsidR="006462C5">
          <w:rPr>
            <w:rFonts w:ascii="Arial" w:hAnsi="Arial"/>
            <w:i w:val="0"/>
            <w:iCs w:val="0"/>
          </w:rPr>
          <w:t>,</w:t>
        </w:r>
        <w:r w:rsidR="007D3439">
          <w:rPr>
            <w:rFonts w:ascii="Arial" w:hAnsi="Arial"/>
            <w:i w:val="0"/>
            <w:iCs w:val="0"/>
          </w:rPr>
          <w:t xml:space="preserve"> </w:t>
        </w:r>
      </w:ins>
      <w:r w:rsidR="000813E2">
        <w:rPr>
          <w:rFonts w:ascii="Arial" w:hAnsi="Arial"/>
          <w:i w:val="0"/>
          <w:iCs w:val="0"/>
        </w:rPr>
        <w:t>temos</w:t>
      </w:r>
      <w:r>
        <w:rPr>
          <w:rFonts w:ascii="Arial" w:hAnsi="Arial"/>
          <w:i w:val="0"/>
          <w:iCs w:val="0"/>
        </w:rPr>
        <w:t xml:space="preserve"> a tela de Documentos do Estágio, acessada pelo </w:t>
      </w:r>
      <w:del w:id="666" w:author="Humberto Dalpra" w:date="2020-12-05T17:45:00Z">
        <w:r w:rsidDel="006462C5">
          <w:rPr>
            <w:rFonts w:ascii="Arial" w:hAnsi="Arial"/>
            <w:i w:val="0"/>
            <w:iCs w:val="0"/>
          </w:rPr>
          <w:delText>Coordenador</w:delText>
        </w:r>
      </w:del>
      <w:ins w:id="667" w:author="Humberto Dalpra" w:date="2020-12-05T17:45:00Z">
        <w:r w:rsidR="006462C5">
          <w:rPr>
            <w:rFonts w:ascii="Arial" w:hAnsi="Arial"/>
            <w:i w:val="0"/>
            <w:iCs w:val="0"/>
          </w:rPr>
          <w:t>Supe</w:t>
        </w:r>
      </w:ins>
      <w:ins w:id="668" w:author="Humberto Dalpra" w:date="2020-12-05T17:46:00Z">
        <w:r w:rsidR="006462C5">
          <w:rPr>
            <w:rFonts w:ascii="Arial" w:hAnsi="Arial"/>
            <w:i w:val="0"/>
            <w:iCs w:val="0"/>
          </w:rPr>
          <w:t>rvisor</w:t>
        </w:r>
      </w:ins>
      <w:r>
        <w:rPr>
          <w:rFonts w:ascii="Arial" w:hAnsi="Arial"/>
          <w:i w:val="0"/>
          <w:iCs w:val="0"/>
        </w:rPr>
        <w:t xml:space="preserve">. Através dela o </w:t>
      </w:r>
      <w:del w:id="669" w:author="Humberto Dalpra" w:date="2020-12-05T17:46:00Z">
        <w:r w:rsidDel="006462C5">
          <w:rPr>
            <w:rFonts w:ascii="Arial" w:hAnsi="Arial"/>
            <w:i w:val="0"/>
            <w:iCs w:val="0"/>
          </w:rPr>
          <w:delText xml:space="preserve">coordenador </w:delText>
        </w:r>
      </w:del>
      <w:ins w:id="670" w:author="Humberto Dalpra" w:date="2020-12-05T17:46:00Z">
        <w:r w:rsidR="006462C5">
          <w:rPr>
            <w:rFonts w:ascii="Arial" w:hAnsi="Arial"/>
            <w:i w:val="0"/>
            <w:iCs w:val="0"/>
          </w:rPr>
          <w:t xml:space="preserve">supervisor </w:t>
        </w:r>
      </w:ins>
      <w:r w:rsidR="0093451B">
        <w:rPr>
          <w:rFonts w:ascii="Arial" w:hAnsi="Arial"/>
          <w:i w:val="0"/>
          <w:iCs w:val="0"/>
        </w:rPr>
        <w:t xml:space="preserve">poderá </w:t>
      </w:r>
      <w:r>
        <w:rPr>
          <w:rFonts w:ascii="Arial" w:hAnsi="Arial"/>
          <w:i w:val="0"/>
          <w:iCs w:val="0"/>
        </w:rPr>
        <w:t>avaliar os documentos</w:t>
      </w:r>
      <w:del w:id="671" w:author="Humberto Dalpra" w:date="2020-12-05T17:46:00Z">
        <w:r w:rsidDel="001E153E">
          <w:rPr>
            <w:rFonts w:ascii="Arial" w:hAnsi="Arial"/>
            <w:i w:val="0"/>
            <w:iCs w:val="0"/>
          </w:rPr>
          <w:delText>,</w:delText>
        </w:r>
      </w:del>
      <w:r>
        <w:rPr>
          <w:rFonts w:ascii="Arial" w:hAnsi="Arial"/>
          <w:i w:val="0"/>
          <w:iCs w:val="0"/>
        </w:rPr>
        <w:t xml:space="preserve"> e </w:t>
      </w:r>
      <w:ins w:id="672" w:author="Humberto Dalpra" w:date="2020-12-05T17:46:00Z">
        <w:r w:rsidR="001E153E">
          <w:rPr>
            <w:rFonts w:ascii="Arial" w:hAnsi="Arial"/>
            <w:i w:val="0"/>
            <w:iCs w:val="0"/>
          </w:rPr>
          <w:t xml:space="preserve">realizar </w:t>
        </w:r>
      </w:ins>
      <w:del w:id="673" w:author="Humberto Dalpra" w:date="2020-12-05T17:46:00Z">
        <w:r w:rsidDel="001E153E">
          <w:rPr>
            <w:rFonts w:ascii="Arial" w:hAnsi="Arial"/>
            <w:i w:val="0"/>
            <w:iCs w:val="0"/>
          </w:rPr>
          <w:delText xml:space="preserve">alterará </w:delText>
        </w:r>
      </w:del>
      <w:ins w:id="674" w:author="Humberto Dalpra" w:date="2020-12-05T17:46:00Z">
        <w:r w:rsidR="001E153E">
          <w:rPr>
            <w:rFonts w:ascii="Arial" w:hAnsi="Arial"/>
            <w:i w:val="0"/>
            <w:iCs w:val="0"/>
          </w:rPr>
          <w:t>alteração d</w:t>
        </w:r>
      </w:ins>
      <w:r>
        <w:rPr>
          <w:rFonts w:ascii="Arial" w:hAnsi="Arial"/>
          <w:i w:val="0"/>
          <w:iCs w:val="0"/>
        </w:rPr>
        <w:t xml:space="preserve">o </w:t>
      </w:r>
      <w:r w:rsidR="005D42E9">
        <w:rPr>
          <w:rFonts w:ascii="Arial" w:hAnsi="Arial"/>
          <w:i w:val="0"/>
          <w:iCs w:val="0"/>
        </w:rPr>
        <w:t>s</w:t>
      </w:r>
      <w:r>
        <w:rPr>
          <w:rFonts w:ascii="Arial" w:hAnsi="Arial"/>
          <w:i w:val="0"/>
          <w:iCs w:val="0"/>
        </w:rPr>
        <w:t xml:space="preserve">tatus para </w:t>
      </w:r>
      <w:r w:rsidR="00B42A22">
        <w:rPr>
          <w:rFonts w:ascii="Arial" w:hAnsi="Arial"/>
          <w:i w:val="0"/>
          <w:iCs w:val="0"/>
        </w:rPr>
        <w:t>Concluído</w:t>
      </w:r>
      <w:ins w:id="675" w:author="Humberto Dalpra" w:date="2020-12-05T17:47:00Z">
        <w:r w:rsidR="003525BE">
          <w:rPr>
            <w:rFonts w:ascii="Arial" w:hAnsi="Arial"/>
            <w:i w:val="0"/>
            <w:iCs w:val="0"/>
          </w:rPr>
          <w:t>,</w:t>
        </w:r>
      </w:ins>
      <w:r>
        <w:rPr>
          <w:rFonts w:ascii="Arial" w:hAnsi="Arial"/>
          <w:i w:val="0"/>
          <w:iCs w:val="0"/>
        </w:rPr>
        <w:t xml:space="preserve"> caso esteja tudo </w:t>
      </w:r>
      <w:r w:rsidR="00A03E0A">
        <w:rPr>
          <w:rFonts w:ascii="Arial" w:hAnsi="Arial"/>
          <w:i w:val="0"/>
          <w:iCs w:val="0"/>
        </w:rPr>
        <w:t>c</w:t>
      </w:r>
      <w:r w:rsidR="0093451B">
        <w:rPr>
          <w:rFonts w:ascii="Arial" w:hAnsi="Arial"/>
          <w:i w:val="0"/>
          <w:iCs w:val="0"/>
        </w:rPr>
        <w:t>orreto</w:t>
      </w:r>
      <w:ins w:id="676" w:author="Humberto Dalpra" w:date="2020-12-05T17:47:00Z">
        <w:r w:rsidR="0043422F">
          <w:rPr>
            <w:rFonts w:ascii="Arial" w:hAnsi="Arial"/>
            <w:i w:val="0"/>
            <w:iCs w:val="0"/>
          </w:rPr>
          <w:t>,</w:t>
        </w:r>
      </w:ins>
      <w:del w:id="677" w:author="Humberto Dalpra" w:date="2020-12-05T17:46:00Z">
        <w:r w:rsidR="00A03E0A" w:rsidDel="00E06B73">
          <w:rPr>
            <w:rFonts w:ascii="Arial" w:hAnsi="Arial"/>
            <w:i w:val="0"/>
            <w:iCs w:val="0"/>
          </w:rPr>
          <w:delText>,</w:delText>
        </w:r>
      </w:del>
      <w:r w:rsidR="00A03E0A">
        <w:rPr>
          <w:rFonts w:ascii="Arial" w:hAnsi="Arial"/>
          <w:i w:val="0"/>
          <w:iCs w:val="0"/>
        </w:rPr>
        <w:t xml:space="preserve"> ou Pendente</w:t>
      </w:r>
      <w:ins w:id="678" w:author="Humberto Dalpra" w:date="2020-12-05T17:47:00Z">
        <w:r w:rsidR="003525BE">
          <w:rPr>
            <w:rFonts w:ascii="Arial" w:hAnsi="Arial"/>
            <w:i w:val="0"/>
            <w:iCs w:val="0"/>
          </w:rPr>
          <w:t>,</w:t>
        </w:r>
      </w:ins>
      <w:r w:rsidR="00A03E0A">
        <w:rPr>
          <w:rFonts w:ascii="Arial" w:hAnsi="Arial"/>
          <w:i w:val="0"/>
          <w:iCs w:val="0"/>
        </w:rPr>
        <w:t xml:space="preserve"> caso o documento esteja com algum erro. Através dos campos da aba Retornos, o </w:t>
      </w:r>
      <w:del w:id="679" w:author="Brauleyn Zofolli Nunes" w:date="2020-12-15T14:17:00Z">
        <w:r w:rsidR="00A03E0A" w:rsidDel="00360D7C">
          <w:rPr>
            <w:rFonts w:ascii="Arial" w:hAnsi="Arial"/>
            <w:i w:val="0"/>
            <w:iCs w:val="0"/>
          </w:rPr>
          <w:delText xml:space="preserve">coordenador </w:delText>
        </w:r>
      </w:del>
      <w:ins w:id="680" w:author="Brauleyn Zofolli Nunes" w:date="2020-12-15T14:17:00Z">
        <w:r w:rsidR="00360D7C">
          <w:rPr>
            <w:rFonts w:ascii="Arial" w:hAnsi="Arial"/>
            <w:i w:val="0"/>
            <w:iCs w:val="0"/>
          </w:rPr>
          <w:t xml:space="preserve">supervisor </w:t>
        </w:r>
      </w:ins>
      <w:r w:rsidR="00A03E0A">
        <w:rPr>
          <w:rFonts w:ascii="Arial" w:hAnsi="Arial"/>
          <w:i w:val="0"/>
          <w:iCs w:val="0"/>
        </w:rPr>
        <w:t xml:space="preserve">poderá descrever para o aluno o </w:t>
      </w:r>
      <w:r w:rsidR="00301C1D">
        <w:rPr>
          <w:rFonts w:ascii="Arial" w:hAnsi="Arial"/>
          <w:i w:val="0"/>
          <w:iCs w:val="0"/>
        </w:rPr>
        <w:t>motivo do arquivo ter sido recusado e solicitar as devidas correções. No campo Horas Computadas d</w:t>
      </w:r>
      <w:r w:rsidR="00712E48">
        <w:rPr>
          <w:rFonts w:ascii="Arial" w:hAnsi="Arial"/>
          <w:i w:val="0"/>
          <w:iCs w:val="0"/>
        </w:rPr>
        <w:t>o painel Relatório de Atividades Periódicas</w:t>
      </w:r>
      <w:r w:rsidR="00F363C4">
        <w:rPr>
          <w:rFonts w:ascii="Arial" w:hAnsi="Arial"/>
          <w:i w:val="0"/>
          <w:iCs w:val="0"/>
        </w:rPr>
        <w:t>,</w:t>
      </w:r>
      <w:r w:rsidR="00712E48">
        <w:rPr>
          <w:rFonts w:ascii="Arial" w:hAnsi="Arial"/>
          <w:i w:val="0"/>
          <w:iCs w:val="0"/>
        </w:rPr>
        <w:t xml:space="preserve"> o </w:t>
      </w:r>
      <w:del w:id="681" w:author="Humberto Dalpra" w:date="2020-12-05T17:48:00Z">
        <w:r w:rsidR="00712E48" w:rsidDel="00FC7689">
          <w:rPr>
            <w:rFonts w:ascii="Arial" w:hAnsi="Arial"/>
            <w:i w:val="0"/>
            <w:iCs w:val="0"/>
          </w:rPr>
          <w:delText xml:space="preserve">Coordenador </w:delText>
        </w:r>
      </w:del>
      <w:ins w:id="682" w:author="Humberto Dalpra" w:date="2020-12-05T17:48:00Z">
        <w:r w:rsidR="00FC7689">
          <w:rPr>
            <w:rFonts w:ascii="Arial" w:hAnsi="Arial"/>
            <w:i w:val="0"/>
            <w:iCs w:val="0"/>
          </w:rPr>
          <w:t xml:space="preserve">Supervisor </w:t>
        </w:r>
      </w:ins>
      <w:r w:rsidR="00712E48">
        <w:rPr>
          <w:rFonts w:ascii="Arial" w:hAnsi="Arial"/>
          <w:i w:val="0"/>
          <w:iCs w:val="0"/>
        </w:rPr>
        <w:t xml:space="preserve">insere as horas </w:t>
      </w:r>
      <w:r w:rsidR="00DB5D73">
        <w:rPr>
          <w:rFonts w:ascii="Arial" w:hAnsi="Arial"/>
          <w:i w:val="0"/>
          <w:iCs w:val="0"/>
        </w:rPr>
        <w:t>de estágio do aluno no mês correspondente.</w:t>
      </w:r>
    </w:p>
    <w:p w14:paraId="43A3276C" w14:textId="4366B653" w:rsidR="006E7EFC" w:rsidRPr="001944DC" w:rsidRDefault="001944DC" w:rsidP="006E7EFC">
      <w:pPr>
        <w:pStyle w:val="Caption"/>
        <w:keepNext/>
        <w:jc w:val="both"/>
        <w:rPr>
          <w:rFonts w:ascii="Arial" w:hAnsi="Arial"/>
          <w:i w:val="0"/>
          <w:iCs w:val="0"/>
        </w:rPr>
      </w:pPr>
      <w:r w:rsidRPr="001944DC">
        <w:rPr>
          <w:rFonts w:ascii="Arial" w:hAnsi="Arial"/>
          <w:i w:val="0"/>
          <w:iCs w:val="0"/>
          <w:noProof/>
        </w:rPr>
        <w:lastRenderedPageBreak/>
        <w:drawing>
          <wp:anchor distT="0" distB="0" distL="114300" distR="114300" simplePos="0" relativeHeight="251701760" behindDoc="0" locked="0" layoutInCell="1" allowOverlap="1" wp14:anchorId="6CEC74E4" wp14:editId="15FDB0CC">
            <wp:simplePos x="0" y="0"/>
            <wp:positionH relativeFrom="page">
              <wp:posOffset>1447800</wp:posOffset>
            </wp:positionH>
            <wp:positionV relativeFrom="paragraph">
              <wp:posOffset>294640</wp:posOffset>
            </wp:positionV>
            <wp:extent cx="4410710" cy="2646045"/>
            <wp:effectExtent l="0" t="0" r="8890" b="190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3">
                      <a:extLst>
                        <a:ext uri="{28A0092B-C50C-407E-A947-70E740481C1C}">
                          <a14:useLocalDpi xmlns:a14="http://schemas.microsoft.com/office/drawing/2010/main" val="0"/>
                        </a:ext>
                      </a:extLst>
                    </a:blip>
                    <a:stretch>
                      <a:fillRect/>
                    </a:stretch>
                  </pic:blipFill>
                  <pic:spPr>
                    <a:xfrm>
                      <a:off x="0" y="0"/>
                      <a:ext cx="4410710" cy="2646045"/>
                    </a:xfrm>
                    <a:prstGeom prst="rect">
                      <a:avLst/>
                    </a:prstGeom>
                  </pic:spPr>
                </pic:pic>
              </a:graphicData>
            </a:graphic>
            <wp14:sizeRelH relativeFrom="margin">
              <wp14:pctWidth>0</wp14:pctWidth>
            </wp14:sizeRelH>
            <wp14:sizeRelV relativeFrom="margin">
              <wp14:pctHeight>0</wp14:pctHeight>
            </wp14:sizeRelV>
          </wp:anchor>
        </w:drawing>
      </w:r>
      <w:r w:rsidR="006E7EFC" w:rsidRPr="001944DC">
        <w:rPr>
          <w:rFonts w:ascii="Arial" w:hAnsi="Arial"/>
          <w:i w:val="0"/>
          <w:iCs w:val="0"/>
        </w:rPr>
        <w:t xml:space="preserve">Figura </w:t>
      </w:r>
      <w:ins w:id="683" w:author="Brauleyn Zofolli Nunes" w:date="2020-12-15T13:08:00Z">
        <w:r w:rsidR="00EB6D55">
          <w:rPr>
            <w:rFonts w:ascii="Arial" w:hAnsi="Arial"/>
            <w:i w:val="0"/>
            <w:iCs w:val="0"/>
          </w:rPr>
          <w:t>14</w:t>
        </w:r>
      </w:ins>
      <w:del w:id="684" w:author="Brauleyn Zofolli Nunes" w:date="2020-12-15T12:04:00Z">
        <w:r w:rsidR="006E7EFC" w:rsidRPr="001944DC" w:rsidDel="006D73C6">
          <w:rPr>
            <w:rFonts w:ascii="Arial" w:hAnsi="Arial"/>
            <w:i w:val="0"/>
            <w:iCs w:val="0"/>
          </w:rPr>
          <w:fldChar w:fldCharType="begin"/>
        </w:r>
        <w:r w:rsidR="006E7EFC" w:rsidRPr="001944DC" w:rsidDel="006D73C6">
          <w:rPr>
            <w:rFonts w:ascii="Arial" w:hAnsi="Arial"/>
            <w:i w:val="0"/>
            <w:iCs w:val="0"/>
          </w:rPr>
          <w:delInstrText xml:space="preserve"> SEQ Figura \* ARABIC </w:delInstrText>
        </w:r>
        <w:r w:rsidR="006E7EFC" w:rsidRPr="001944DC" w:rsidDel="006D73C6">
          <w:rPr>
            <w:rFonts w:ascii="Arial" w:hAnsi="Arial"/>
            <w:i w:val="0"/>
            <w:iCs w:val="0"/>
          </w:rPr>
          <w:fldChar w:fldCharType="separate"/>
        </w:r>
        <w:r w:rsidR="006E7EFC" w:rsidRPr="001944DC" w:rsidDel="006D73C6">
          <w:rPr>
            <w:rFonts w:ascii="Arial" w:hAnsi="Arial"/>
            <w:i w:val="0"/>
            <w:iCs w:val="0"/>
            <w:noProof/>
          </w:rPr>
          <w:delText>18</w:delText>
        </w:r>
        <w:r w:rsidR="006E7EFC" w:rsidRPr="001944DC" w:rsidDel="006D73C6">
          <w:rPr>
            <w:rFonts w:ascii="Arial" w:hAnsi="Arial"/>
            <w:i w:val="0"/>
            <w:iCs w:val="0"/>
          </w:rPr>
          <w:fldChar w:fldCharType="end"/>
        </w:r>
      </w:del>
      <w:r w:rsidR="006E7EFC" w:rsidRPr="001944DC">
        <w:rPr>
          <w:rFonts w:ascii="Arial" w:hAnsi="Arial"/>
          <w:i w:val="0"/>
          <w:iCs w:val="0"/>
        </w:rPr>
        <w:t xml:space="preserve"> - Tela Documentos do Estágio, acessada pelo </w:t>
      </w:r>
      <w:del w:id="685" w:author="Brauleyn Zofolli Nunes" w:date="2020-12-15T14:17:00Z">
        <w:r w:rsidR="006E7EFC" w:rsidRPr="001944DC" w:rsidDel="00360D7C">
          <w:rPr>
            <w:rFonts w:ascii="Arial" w:hAnsi="Arial"/>
            <w:i w:val="0"/>
            <w:iCs w:val="0"/>
          </w:rPr>
          <w:delText>Coordenador</w:delText>
        </w:r>
      </w:del>
      <w:ins w:id="686" w:author="Brauleyn Zofolli Nunes" w:date="2020-12-15T14:17:00Z">
        <w:r w:rsidR="00360D7C">
          <w:rPr>
            <w:rFonts w:ascii="Arial" w:hAnsi="Arial"/>
            <w:i w:val="0"/>
            <w:iCs w:val="0"/>
          </w:rPr>
          <w:t>Supervisor.</w:t>
        </w:r>
      </w:ins>
    </w:p>
    <w:p w14:paraId="6181713E" w14:textId="7894EC7D" w:rsidR="006E7EFC" w:rsidRPr="001944DC" w:rsidRDefault="006E7EFC" w:rsidP="006E7EFC">
      <w:pPr>
        <w:pStyle w:val="Caption"/>
        <w:keepNext/>
        <w:spacing w:line="360" w:lineRule="auto"/>
        <w:jc w:val="both"/>
        <w:rPr>
          <w:rFonts w:ascii="Arial" w:hAnsi="Arial"/>
          <w:i w:val="0"/>
          <w:iCs w:val="0"/>
        </w:rPr>
      </w:pPr>
    </w:p>
    <w:p w14:paraId="55E4CDF0" w14:textId="016011F8" w:rsidR="000813E2" w:rsidRPr="001944DC" w:rsidDel="00EA1912" w:rsidRDefault="006E7EFC" w:rsidP="006E7EFC">
      <w:pPr>
        <w:pStyle w:val="Caption"/>
        <w:jc w:val="both"/>
        <w:rPr>
          <w:del w:id="687" w:author="Brauleyn Zofolli Nunes" w:date="2020-12-15T12:41:00Z"/>
          <w:rFonts w:ascii="Arial" w:hAnsi="Arial"/>
          <w:i w:val="0"/>
          <w:iCs w:val="0"/>
        </w:rPr>
      </w:pPr>
      <w:r w:rsidRPr="001944DC">
        <w:rPr>
          <w:rFonts w:ascii="Arial" w:hAnsi="Arial"/>
          <w:i w:val="0"/>
          <w:iCs w:val="0"/>
        </w:rPr>
        <w:t>Fonte: Produzido pelo autor do artigo.</w:t>
      </w:r>
    </w:p>
    <w:p w14:paraId="5D883006" w14:textId="0C620A99" w:rsidR="00B10E9B" w:rsidRPr="00BF5F6F" w:rsidRDefault="00B10E9B">
      <w:pPr>
        <w:pStyle w:val="Caption"/>
        <w:jc w:val="both"/>
        <w:rPr>
          <w:rFonts w:ascii="Arial" w:eastAsia="Arial" w:hAnsi="Arial"/>
          <w:bCs/>
          <w:i w:val="0"/>
          <w:iCs w:val="0"/>
        </w:rPr>
        <w:pPrChange w:id="688" w:author="Brauleyn Zofolli Nunes" w:date="2020-12-15T12:41:00Z">
          <w:pPr>
            <w:pStyle w:val="Caption"/>
            <w:spacing w:line="360" w:lineRule="auto"/>
            <w:ind w:firstLine="1134"/>
            <w:jc w:val="both"/>
          </w:pPr>
        </w:pPrChange>
      </w:pPr>
    </w:p>
    <w:p w14:paraId="12C1BC5F" w14:textId="77777777" w:rsidR="00334813" w:rsidRDefault="000F5B2F">
      <w:pPr>
        <w:pStyle w:val="Heading1"/>
        <w:spacing w:after="0" w:line="360" w:lineRule="auto"/>
        <w:jc w:val="both"/>
        <w:rPr>
          <w:sz w:val="24"/>
          <w:szCs w:val="24"/>
        </w:rPr>
      </w:pPr>
      <w:bookmarkStart w:id="689" w:name="_heading=h.3dy6vkm"/>
      <w:bookmarkEnd w:id="689"/>
      <w:r>
        <w:rPr>
          <w:sz w:val="24"/>
          <w:szCs w:val="24"/>
        </w:rPr>
        <w:t>6 CONSIDERAÇÕES FINAIS</w:t>
      </w:r>
    </w:p>
    <w:p w14:paraId="2D643266" w14:textId="7A7ED062" w:rsidR="00334813" w:rsidRDefault="00334813">
      <w:pPr>
        <w:pStyle w:val="LO-normal"/>
        <w:spacing w:after="0" w:line="360" w:lineRule="auto"/>
        <w:jc w:val="both"/>
        <w:rPr>
          <w:rFonts w:ascii="Arial" w:eastAsia="Arial" w:hAnsi="Arial" w:cs="Arial"/>
          <w:b/>
          <w:sz w:val="24"/>
          <w:szCs w:val="24"/>
        </w:rPr>
      </w:pPr>
    </w:p>
    <w:p w14:paraId="074E6D4C" w14:textId="6F5A0460" w:rsidR="008E0C22"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Este trabalho teve como principal objetivo analisar</w:t>
      </w:r>
      <w:r w:rsidR="005D42E9">
        <w:rPr>
          <w:rFonts w:ascii="Arial" w:eastAsia="Arial" w:hAnsi="Arial" w:cs="Arial"/>
          <w:sz w:val="24"/>
          <w:szCs w:val="24"/>
        </w:rPr>
        <w:t xml:space="preserve"> o </w:t>
      </w:r>
      <w:r>
        <w:rPr>
          <w:rFonts w:ascii="Arial" w:eastAsia="Arial" w:hAnsi="Arial" w:cs="Arial"/>
          <w:sz w:val="24"/>
          <w:szCs w:val="24"/>
        </w:rPr>
        <w:t>funcionamento do processo de estágios da Faculdade Metodista Granbery (FMG), a fim de compreender como é realizado o gerenciamento dos documentos referente</w:t>
      </w:r>
      <w:ins w:id="690" w:author="Humberto Dalpra" w:date="2020-12-05T17:49:00Z">
        <w:r w:rsidR="00DF0C93">
          <w:rPr>
            <w:rFonts w:ascii="Arial" w:eastAsia="Arial" w:hAnsi="Arial" w:cs="Arial"/>
            <w:sz w:val="24"/>
            <w:szCs w:val="24"/>
          </w:rPr>
          <w:t>s</w:t>
        </w:r>
      </w:ins>
      <w:r>
        <w:rPr>
          <w:rFonts w:ascii="Arial" w:eastAsia="Arial" w:hAnsi="Arial" w:cs="Arial"/>
          <w:sz w:val="24"/>
          <w:szCs w:val="24"/>
        </w:rPr>
        <w:t xml:space="preserve"> a essa atividade. Após a análise</w:t>
      </w:r>
      <w:del w:id="691" w:author="Humberto Dalpra" w:date="2020-12-05T17:49:00Z">
        <w:r w:rsidDel="00DF0C93">
          <w:rPr>
            <w:rFonts w:ascii="Arial" w:eastAsia="Arial" w:hAnsi="Arial" w:cs="Arial"/>
            <w:sz w:val="24"/>
            <w:szCs w:val="24"/>
          </w:rPr>
          <w:delText>,</w:delText>
        </w:r>
      </w:del>
      <w:r>
        <w:rPr>
          <w:rFonts w:ascii="Arial" w:eastAsia="Arial" w:hAnsi="Arial" w:cs="Arial"/>
          <w:sz w:val="24"/>
          <w:szCs w:val="24"/>
        </w:rPr>
        <w:t xml:space="preserve"> foi verificado que o processo não possui nenhum tipo de sistema de informação para o controle do fluxo de trabalho e documentos. Isso ocasiona diversos problemas, como falta de clareza do aluno acerca das etapas a serem cumpridas e documentos exigidos para realizar um estágio, assim como dificuldades por parte do </w:t>
      </w:r>
      <w:del w:id="692" w:author="Humberto Dalpra" w:date="2020-12-05T17:49:00Z">
        <w:r w:rsidDel="002611C7">
          <w:rPr>
            <w:rFonts w:ascii="Arial" w:eastAsia="Arial" w:hAnsi="Arial" w:cs="Arial"/>
            <w:sz w:val="24"/>
            <w:szCs w:val="24"/>
          </w:rPr>
          <w:delText xml:space="preserve">coordenador </w:delText>
        </w:r>
      </w:del>
      <w:ins w:id="693" w:author="Humberto Dalpra" w:date="2020-12-05T17:49:00Z">
        <w:r w:rsidR="002611C7">
          <w:rPr>
            <w:rFonts w:ascii="Arial" w:eastAsia="Arial" w:hAnsi="Arial" w:cs="Arial"/>
            <w:sz w:val="24"/>
            <w:szCs w:val="24"/>
          </w:rPr>
          <w:t xml:space="preserve">supervisor </w:t>
        </w:r>
      </w:ins>
      <w:r>
        <w:rPr>
          <w:rFonts w:ascii="Arial" w:eastAsia="Arial" w:hAnsi="Arial" w:cs="Arial"/>
          <w:sz w:val="24"/>
          <w:szCs w:val="24"/>
        </w:rPr>
        <w:t xml:space="preserve">de estágio em validar os documentos entregues com maior rapidez. </w:t>
      </w:r>
    </w:p>
    <w:p w14:paraId="77EE3B22" w14:textId="00E80D89"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Mediante a esse</w:t>
      </w:r>
      <w:r w:rsidR="008E0C22">
        <w:rPr>
          <w:rFonts w:ascii="Arial" w:eastAsia="Arial" w:hAnsi="Arial" w:cs="Arial"/>
          <w:sz w:val="24"/>
          <w:szCs w:val="24"/>
        </w:rPr>
        <w:t>s</w:t>
      </w:r>
      <w:r>
        <w:rPr>
          <w:rFonts w:ascii="Arial" w:eastAsia="Arial" w:hAnsi="Arial" w:cs="Arial"/>
          <w:sz w:val="24"/>
          <w:szCs w:val="24"/>
        </w:rPr>
        <w:t xml:space="preserve"> problema</w:t>
      </w:r>
      <w:r w:rsidR="008E0C22">
        <w:rPr>
          <w:rFonts w:ascii="Arial" w:eastAsia="Arial" w:hAnsi="Arial" w:cs="Arial"/>
          <w:sz w:val="24"/>
          <w:szCs w:val="24"/>
        </w:rPr>
        <w:t>s</w:t>
      </w:r>
      <w:r>
        <w:rPr>
          <w:rFonts w:ascii="Arial" w:eastAsia="Arial" w:hAnsi="Arial" w:cs="Arial"/>
          <w:sz w:val="24"/>
          <w:szCs w:val="24"/>
        </w:rPr>
        <w:t>,</w:t>
      </w:r>
      <w:r w:rsidR="00E24126">
        <w:rPr>
          <w:rFonts w:ascii="Arial" w:eastAsia="Arial" w:hAnsi="Arial" w:cs="Arial"/>
          <w:sz w:val="24"/>
          <w:szCs w:val="24"/>
        </w:rPr>
        <w:t xml:space="preserve"> o </w:t>
      </w:r>
      <w:ins w:id="694" w:author="Brauleyn Zofolli Nunes" w:date="2020-12-15T13:57:00Z">
        <w:r w:rsidR="00716E84">
          <w:rPr>
            <w:rFonts w:ascii="Arial" w:eastAsia="Arial" w:hAnsi="Arial" w:cs="Arial"/>
            <w:sz w:val="24"/>
            <w:szCs w:val="24"/>
          </w:rPr>
          <w:t xml:space="preserve">protótipo de </w:t>
        </w:r>
      </w:ins>
      <w:r w:rsidR="008E0C22">
        <w:rPr>
          <w:rFonts w:ascii="Arial" w:eastAsia="Arial" w:hAnsi="Arial" w:cs="Arial"/>
          <w:sz w:val="24"/>
          <w:szCs w:val="24"/>
        </w:rPr>
        <w:t xml:space="preserve">sistema </w:t>
      </w:r>
      <w:del w:id="695" w:author="Brauleyn Zofolli Nunes" w:date="2020-12-15T13:57:00Z">
        <w:r w:rsidR="008E0C22" w:rsidDel="00716E84">
          <w:rPr>
            <w:rFonts w:ascii="Arial" w:eastAsia="Arial" w:hAnsi="Arial" w:cs="Arial"/>
            <w:sz w:val="24"/>
            <w:szCs w:val="24"/>
          </w:rPr>
          <w:delText xml:space="preserve">proposto </w:delText>
        </w:r>
      </w:del>
      <w:ins w:id="696" w:author="Brauleyn Zofolli Nunes" w:date="2020-12-15T13:57:00Z">
        <w:r w:rsidR="00716E84">
          <w:rPr>
            <w:rFonts w:ascii="Arial" w:eastAsia="Arial" w:hAnsi="Arial" w:cs="Arial"/>
            <w:sz w:val="24"/>
            <w:szCs w:val="24"/>
          </w:rPr>
          <w:t>prop</w:t>
        </w:r>
      </w:ins>
      <w:ins w:id="697" w:author="Brauleyn Zofolli Nunes" w:date="2020-12-15T13:58:00Z">
        <w:r w:rsidR="00B15301">
          <w:rPr>
            <w:rFonts w:ascii="Arial" w:eastAsia="Arial" w:hAnsi="Arial" w:cs="Arial"/>
            <w:sz w:val="24"/>
            <w:szCs w:val="24"/>
          </w:rPr>
          <w:t>ôs</w:t>
        </w:r>
      </w:ins>
      <w:ins w:id="698" w:author="Brauleyn Zofolli Nunes" w:date="2020-12-15T13:57:00Z">
        <w:r w:rsidR="00716E84">
          <w:rPr>
            <w:rFonts w:ascii="Arial" w:eastAsia="Arial" w:hAnsi="Arial" w:cs="Arial"/>
            <w:sz w:val="24"/>
            <w:szCs w:val="24"/>
          </w:rPr>
          <w:t xml:space="preserve"> </w:t>
        </w:r>
      </w:ins>
      <w:r w:rsidR="008E0C22">
        <w:rPr>
          <w:rFonts w:ascii="Arial" w:eastAsia="Arial" w:hAnsi="Arial" w:cs="Arial"/>
          <w:sz w:val="24"/>
          <w:szCs w:val="24"/>
        </w:rPr>
        <w:t>soluciona</w:t>
      </w:r>
      <w:ins w:id="699" w:author="Brauleyn Zofolli Nunes" w:date="2020-12-15T13:58:00Z">
        <w:r w:rsidR="00B15301">
          <w:rPr>
            <w:rFonts w:ascii="Arial" w:eastAsia="Arial" w:hAnsi="Arial" w:cs="Arial"/>
            <w:sz w:val="24"/>
            <w:szCs w:val="24"/>
          </w:rPr>
          <w:t>r</w:t>
        </w:r>
      </w:ins>
      <w:r w:rsidR="008E0C22">
        <w:rPr>
          <w:rFonts w:ascii="Arial" w:eastAsia="Arial" w:hAnsi="Arial" w:cs="Arial"/>
          <w:sz w:val="24"/>
          <w:szCs w:val="24"/>
        </w:rPr>
        <w:t xml:space="preserve"> as questões apresentadas, ao o</w:t>
      </w:r>
      <w:r w:rsidR="002902A7">
        <w:rPr>
          <w:rFonts w:ascii="Arial" w:eastAsia="Arial" w:hAnsi="Arial" w:cs="Arial"/>
          <w:sz w:val="24"/>
          <w:szCs w:val="24"/>
        </w:rPr>
        <w:t>ferecer aos alunos a possibilidade</w:t>
      </w:r>
      <w:r w:rsidR="00D81885">
        <w:rPr>
          <w:rFonts w:ascii="Arial" w:eastAsia="Arial" w:hAnsi="Arial" w:cs="Arial"/>
          <w:sz w:val="24"/>
          <w:szCs w:val="24"/>
        </w:rPr>
        <w:t xml:space="preserve"> </w:t>
      </w:r>
      <w:ins w:id="700" w:author="Humberto Dalpra" w:date="2020-12-05T17:50:00Z">
        <w:r w:rsidR="00F14A2A">
          <w:rPr>
            <w:rFonts w:ascii="Arial" w:eastAsia="Arial" w:hAnsi="Arial" w:cs="Arial"/>
            <w:sz w:val="24"/>
            <w:szCs w:val="24"/>
          </w:rPr>
          <w:t xml:space="preserve">de </w:t>
        </w:r>
      </w:ins>
      <w:r w:rsidR="00D81885">
        <w:rPr>
          <w:rFonts w:ascii="Arial" w:eastAsia="Arial" w:hAnsi="Arial" w:cs="Arial"/>
          <w:sz w:val="24"/>
          <w:szCs w:val="24"/>
        </w:rPr>
        <w:t>compreender e enviar</w:t>
      </w:r>
      <w:r w:rsidR="002902A7">
        <w:rPr>
          <w:rFonts w:ascii="Arial" w:eastAsia="Arial" w:hAnsi="Arial" w:cs="Arial"/>
          <w:sz w:val="24"/>
          <w:szCs w:val="24"/>
        </w:rPr>
        <w:t xml:space="preserve"> toda a sequência de documentos </w:t>
      </w:r>
      <w:r w:rsidR="00B34373">
        <w:rPr>
          <w:rFonts w:ascii="Arial" w:eastAsia="Arial" w:hAnsi="Arial" w:cs="Arial"/>
          <w:sz w:val="24"/>
          <w:szCs w:val="24"/>
        </w:rPr>
        <w:t>de estágio</w:t>
      </w:r>
      <w:r w:rsidR="00DD0EDB">
        <w:rPr>
          <w:rFonts w:ascii="Arial" w:eastAsia="Arial" w:hAnsi="Arial" w:cs="Arial"/>
          <w:sz w:val="24"/>
          <w:szCs w:val="24"/>
        </w:rPr>
        <w:t xml:space="preserve"> para revisão do </w:t>
      </w:r>
      <w:del w:id="701" w:author="Humberto Dalpra" w:date="2020-12-05T17:50:00Z">
        <w:r w:rsidR="00DD0EDB" w:rsidDel="00F14A2A">
          <w:rPr>
            <w:rFonts w:ascii="Arial" w:eastAsia="Arial" w:hAnsi="Arial" w:cs="Arial"/>
            <w:sz w:val="24"/>
            <w:szCs w:val="24"/>
          </w:rPr>
          <w:delText>coordenador</w:delText>
        </w:r>
      </w:del>
      <w:ins w:id="702" w:author="Humberto Dalpra" w:date="2020-12-05T17:50:00Z">
        <w:r w:rsidR="00F14A2A">
          <w:rPr>
            <w:rFonts w:ascii="Arial" w:eastAsia="Arial" w:hAnsi="Arial" w:cs="Arial"/>
            <w:sz w:val="24"/>
            <w:szCs w:val="24"/>
          </w:rPr>
          <w:t>supervisor</w:t>
        </w:r>
      </w:ins>
      <w:r w:rsidR="00B34373">
        <w:rPr>
          <w:rFonts w:ascii="Arial" w:eastAsia="Arial" w:hAnsi="Arial" w:cs="Arial"/>
          <w:sz w:val="24"/>
          <w:szCs w:val="24"/>
        </w:rPr>
        <w:t xml:space="preserve">, assim como visualizar </w:t>
      </w:r>
      <w:r w:rsidR="00003E09">
        <w:rPr>
          <w:rFonts w:ascii="Arial" w:eastAsia="Arial" w:hAnsi="Arial" w:cs="Arial"/>
          <w:sz w:val="24"/>
          <w:szCs w:val="24"/>
        </w:rPr>
        <w:t xml:space="preserve">o total de </w:t>
      </w:r>
      <w:r w:rsidR="00B34373">
        <w:rPr>
          <w:rFonts w:ascii="Arial" w:eastAsia="Arial" w:hAnsi="Arial" w:cs="Arial"/>
          <w:sz w:val="24"/>
          <w:szCs w:val="24"/>
        </w:rPr>
        <w:t>horas computadas</w:t>
      </w:r>
      <w:r w:rsidR="007D7065">
        <w:rPr>
          <w:rFonts w:ascii="Arial" w:eastAsia="Arial" w:hAnsi="Arial" w:cs="Arial"/>
          <w:sz w:val="24"/>
          <w:szCs w:val="24"/>
        </w:rPr>
        <w:t xml:space="preserve">. Para o </w:t>
      </w:r>
      <w:del w:id="703" w:author="Humberto Dalpra" w:date="2020-12-05T17:50:00Z">
        <w:r w:rsidR="007D7065" w:rsidDel="006026B2">
          <w:rPr>
            <w:rFonts w:ascii="Arial" w:eastAsia="Arial" w:hAnsi="Arial" w:cs="Arial"/>
            <w:sz w:val="24"/>
            <w:szCs w:val="24"/>
          </w:rPr>
          <w:delText>coordenador</w:delText>
        </w:r>
      </w:del>
      <w:ins w:id="704" w:author="Humberto Dalpra" w:date="2020-12-05T17:50:00Z">
        <w:r w:rsidR="006026B2">
          <w:rPr>
            <w:rFonts w:ascii="Arial" w:eastAsia="Arial" w:hAnsi="Arial" w:cs="Arial"/>
            <w:sz w:val="24"/>
            <w:szCs w:val="24"/>
          </w:rPr>
          <w:t>supervisor</w:t>
        </w:r>
      </w:ins>
      <w:r w:rsidR="007D7065">
        <w:rPr>
          <w:rFonts w:ascii="Arial" w:eastAsia="Arial" w:hAnsi="Arial" w:cs="Arial"/>
          <w:sz w:val="24"/>
          <w:szCs w:val="24"/>
        </w:rPr>
        <w:t xml:space="preserve">, o </w:t>
      </w:r>
      <w:ins w:id="705" w:author="Brauleyn Zofolli Nunes" w:date="2020-12-15T13:58:00Z">
        <w:r w:rsidR="007C0917">
          <w:rPr>
            <w:rFonts w:ascii="Arial" w:eastAsia="Arial" w:hAnsi="Arial" w:cs="Arial"/>
            <w:sz w:val="24"/>
            <w:szCs w:val="24"/>
          </w:rPr>
          <w:t xml:space="preserve">protótipo de </w:t>
        </w:r>
      </w:ins>
      <w:r w:rsidR="007D7065">
        <w:rPr>
          <w:rFonts w:ascii="Arial" w:eastAsia="Arial" w:hAnsi="Arial" w:cs="Arial"/>
          <w:sz w:val="24"/>
          <w:szCs w:val="24"/>
        </w:rPr>
        <w:t>software permite avaliar previamente os documentos enviados pelo</w:t>
      </w:r>
      <w:ins w:id="706" w:author="Humberto Dalpra" w:date="2020-12-05T17:51:00Z">
        <w:r w:rsidR="006026B2">
          <w:rPr>
            <w:rFonts w:ascii="Arial" w:eastAsia="Arial" w:hAnsi="Arial" w:cs="Arial"/>
            <w:sz w:val="24"/>
            <w:szCs w:val="24"/>
          </w:rPr>
          <w:t>s</w:t>
        </w:r>
      </w:ins>
      <w:r w:rsidR="007D7065">
        <w:rPr>
          <w:rFonts w:ascii="Arial" w:eastAsia="Arial" w:hAnsi="Arial" w:cs="Arial"/>
          <w:sz w:val="24"/>
          <w:szCs w:val="24"/>
        </w:rPr>
        <w:t xml:space="preserve"> aluno</w:t>
      </w:r>
      <w:ins w:id="707" w:author="Humberto Dalpra" w:date="2020-12-05T17:51:00Z">
        <w:r w:rsidR="006026B2">
          <w:rPr>
            <w:rFonts w:ascii="Arial" w:eastAsia="Arial" w:hAnsi="Arial" w:cs="Arial"/>
            <w:sz w:val="24"/>
            <w:szCs w:val="24"/>
          </w:rPr>
          <w:t>s</w:t>
        </w:r>
      </w:ins>
      <w:r w:rsidR="007D7065">
        <w:rPr>
          <w:rFonts w:ascii="Arial" w:eastAsia="Arial" w:hAnsi="Arial" w:cs="Arial"/>
          <w:sz w:val="24"/>
          <w:szCs w:val="24"/>
        </w:rPr>
        <w:t>,</w:t>
      </w:r>
      <w:r w:rsidR="00751633">
        <w:rPr>
          <w:rFonts w:ascii="Arial" w:eastAsia="Arial" w:hAnsi="Arial" w:cs="Arial"/>
          <w:sz w:val="24"/>
          <w:szCs w:val="24"/>
        </w:rPr>
        <w:t xml:space="preserve"> aprovando-os</w:t>
      </w:r>
      <w:r w:rsidR="002E6E44">
        <w:rPr>
          <w:rFonts w:ascii="Arial" w:eastAsia="Arial" w:hAnsi="Arial" w:cs="Arial"/>
          <w:sz w:val="24"/>
          <w:szCs w:val="24"/>
        </w:rPr>
        <w:t xml:space="preserve"> ou não</w:t>
      </w:r>
      <w:r w:rsidR="00751633">
        <w:rPr>
          <w:rFonts w:ascii="Arial" w:eastAsia="Arial" w:hAnsi="Arial" w:cs="Arial"/>
          <w:sz w:val="24"/>
          <w:szCs w:val="24"/>
        </w:rPr>
        <w:t xml:space="preserve"> pelo sistema, permitindo um controle maior da situação </w:t>
      </w:r>
      <w:r w:rsidR="00C25055">
        <w:rPr>
          <w:rFonts w:ascii="Arial" w:eastAsia="Arial" w:hAnsi="Arial" w:cs="Arial"/>
          <w:sz w:val="24"/>
          <w:szCs w:val="24"/>
        </w:rPr>
        <w:t xml:space="preserve">global </w:t>
      </w:r>
      <w:ins w:id="708" w:author="Humberto Dalpra" w:date="2020-12-05T17:51:00Z">
        <w:r w:rsidR="006A265F">
          <w:rPr>
            <w:rFonts w:ascii="Arial" w:eastAsia="Arial" w:hAnsi="Arial" w:cs="Arial"/>
            <w:sz w:val="24"/>
            <w:szCs w:val="24"/>
          </w:rPr>
          <w:t>d</w:t>
        </w:r>
      </w:ins>
      <w:r w:rsidR="00C25055">
        <w:rPr>
          <w:rFonts w:ascii="Arial" w:eastAsia="Arial" w:hAnsi="Arial" w:cs="Arial"/>
          <w:sz w:val="24"/>
          <w:szCs w:val="24"/>
        </w:rPr>
        <w:t xml:space="preserve">os </w:t>
      </w:r>
      <w:del w:id="709" w:author="Humberto Dalpra" w:date="2020-12-05T17:51:00Z">
        <w:r w:rsidR="00AC31B9" w:rsidDel="006A265F">
          <w:rPr>
            <w:rFonts w:ascii="Arial" w:eastAsia="Arial" w:hAnsi="Arial" w:cs="Arial"/>
            <w:sz w:val="24"/>
            <w:szCs w:val="24"/>
          </w:rPr>
          <w:delText>estagiados</w:delText>
        </w:r>
        <w:r w:rsidR="00C25055" w:rsidDel="006A265F">
          <w:rPr>
            <w:rFonts w:ascii="Arial" w:eastAsia="Arial" w:hAnsi="Arial" w:cs="Arial"/>
            <w:sz w:val="24"/>
            <w:szCs w:val="24"/>
          </w:rPr>
          <w:delText xml:space="preserve"> </w:delText>
        </w:r>
      </w:del>
      <w:ins w:id="710" w:author="Humberto Dalpra" w:date="2020-12-05T17:51:00Z">
        <w:r w:rsidR="006A265F">
          <w:rPr>
            <w:rFonts w:ascii="Arial" w:eastAsia="Arial" w:hAnsi="Arial" w:cs="Arial"/>
            <w:sz w:val="24"/>
            <w:szCs w:val="24"/>
          </w:rPr>
          <w:t xml:space="preserve">estagiários </w:t>
        </w:r>
      </w:ins>
      <w:r w:rsidR="00C25055">
        <w:rPr>
          <w:rFonts w:ascii="Arial" w:eastAsia="Arial" w:hAnsi="Arial" w:cs="Arial"/>
          <w:sz w:val="24"/>
          <w:szCs w:val="24"/>
        </w:rPr>
        <w:t>no curso, assim como um controle individual da situação de cada aluno.</w:t>
      </w:r>
    </w:p>
    <w:p w14:paraId="095F7D84" w14:textId="3AC8B797"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lastRenderedPageBreak/>
        <w:t xml:space="preserve">O sistema de informação </w:t>
      </w:r>
      <w:r w:rsidR="004123C5">
        <w:rPr>
          <w:rFonts w:ascii="Arial" w:eastAsia="Arial" w:hAnsi="Arial" w:cs="Arial"/>
          <w:sz w:val="24"/>
          <w:szCs w:val="24"/>
        </w:rPr>
        <w:t>proposto</w:t>
      </w:r>
      <w:commentRangeStart w:id="711"/>
      <w:r>
        <w:rPr>
          <w:rFonts w:ascii="Arial" w:eastAsia="Arial" w:hAnsi="Arial" w:cs="Arial"/>
          <w:sz w:val="24"/>
          <w:szCs w:val="24"/>
        </w:rPr>
        <w:t xml:space="preserve"> </w:t>
      </w:r>
      <w:commentRangeEnd w:id="711"/>
      <w:r w:rsidR="0025355B">
        <w:rPr>
          <w:rStyle w:val="CommentReference"/>
          <w:rFonts w:cs="Mangal"/>
        </w:rPr>
        <w:commentReference w:id="711"/>
      </w:r>
      <w:r>
        <w:rPr>
          <w:rFonts w:ascii="Arial" w:eastAsia="Arial" w:hAnsi="Arial" w:cs="Arial"/>
          <w:sz w:val="24"/>
          <w:szCs w:val="24"/>
        </w:rPr>
        <w:t xml:space="preserve"> atenderá especificamente os </w:t>
      </w:r>
      <w:r w:rsidR="00143A2D">
        <w:rPr>
          <w:rFonts w:ascii="Arial" w:eastAsia="Arial" w:hAnsi="Arial" w:cs="Arial"/>
          <w:sz w:val="24"/>
          <w:szCs w:val="24"/>
        </w:rPr>
        <w:t>alunos e</w:t>
      </w:r>
      <w:r>
        <w:rPr>
          <w:rFonts w:ascii="Arial" w:eastAsia="Arial" w:hAnsi="Arial" w:cs="Arial"/>
          <w:sz w:val="24"/>
          <w:szCs w:val="24"/>
        </w:rPr>
        <w:t xml:space="preserve"> o </w:t>
      </w:r>
      <w:del w:id="712" w:author="Humberto Dalpra" w:date="2020-12-05T17:52:00Z">
        <w:r w:rsidDel="008F74FA">
          <w:rPr>
            <w:rFonts w:ascii="Arial" w:eastAsia="Arial" w:hAnsi="Arial" w:cs="Arial"/>
            <w:sz w:val="24"/>
            <w:szCs w:val="24"/>
          </w:rPr>
          <w:delText xml:space="preserve">coordenador </w:delText>
        </w:r>
      </w:del>
      <w:ins w:id="713" w:author="Humberto Dalpra" w:date="2020-12-05T17:52:00Z">
        <w:r w:rsidR="008F74FA">
          <w:rPr>
            <w:rFonts w:ascii="Arial" w:eastAsia="Arial" w:hAnsi="Arial" w:cs="Arial"/>
            <w:sz w:val="24"/>
            <w:szCs w:val="24"/>
          </w:rPr>
          <w:t xml:space="preserve">supervisor </w:t>
        </w:r>
      </w:ins>
      <w:r>
        <w:rPr>
          <w:rFonts w:ascii="Arial" w:eastAsia="Arial" w:hAnsi="Arial" w:cs="Arial"/>
          <w:sz w:val="24"/>
          <w:szCs w:val="24"/>
        </w:rPr>
        <w:t>do curso de Sistemas de Informação da F</w:t>
      </w:r>
      <w:ins w:id="714" w:author="Brauleyn Zofolli Nunes" w:date="2020-12-15T13:59:00Z">
        <w:r w:rsidR="00327C19">
          <w:rPr>
            <w:rFonts w:ascii="Arial" w:eastAsia="Arial" w:hAnsi="Arial" w:cs="Arial"/>
            <w:sz w:val="24"/>
            <w:szCs w:val="24"/>
          </w:rPr>
          <w:t xml:space="preserve">aculdade </w:t>
        </w:r>
      </w:ins>
      <w:r>
        <w:rPr>
          <w:rFonts w:ascii="Arial" w:eastAsia="Arial" w:hAnsi="Arial" w:cs="Arial"/>
          <w:sz w:val="24"/>
          <w:szCs w:val="24"/>
        </w:rPr>
        <w:t>M</w:t>
      </w:r>
      <w:ins w:id="715" w:author="Brauleyn Zofolli Nunes" w:date="2020-12-15T13:59:00Z">
        <w:r w:rsidR="00327C19">
          <w:rPr>
            <w:rFonts w:ascii="Arial" w:eastAsia="Arial" w:hAnsi="Arial" w:cs="Arial"/>
            <w:sz w:val="24"/>
            <w:szCs w:val="24"/>
          </w:rPr>
          <w:t xml:space="preserve">etodista </w:t>
        </w:r>
      </w:ins>
      <w:r>
        <w:rPr>
          <w:rFonts w:ascii="Arial" w:eastAsia="Arial" w:hAnsi="Arial" w:cs="Arial"/>
          <w:sz w:val="24"/>
          <w:szCs w:val="24"/>
        </w:rPr>
        <w:t>G</w:t>
      </w:r>
      <w:ins w:id="716" w:author="Brauleyn Zofolli Nunes" w:date="2020-12-15T13:59:00Z">
        <w:r w:rsidR="00327C19">
          <w:rPr>
            <w:rFonts w:ascii="Arial" w:eastAsia="Arial" w:hAnsi="Arial" w:cs="Arial"/>
            <w:sz w:val="24"/>
            <w:szCs w:val="24"/>
          </w:rPr>
          <w:t>ranbery</w:t>
        </w:r>
      </w:ins>
      <w:r>
        <w:rPr>
          <w:rFonts w:ascii="Arial" w:eastAsia="Arial" w:hAnsi="Arial" w:cs="Arial"/>
          <w:sz w:val="24"/>
          <w:szCs w:val="24"/>
        </w:rPr>
        <w:t>.</w:t>
      </w:r>
      <w:r w:rsidR="00DB0586">
        <w:rPr>
          <w:rFonts w:ascii="Arial" w:eastAsia="Arial" w:hAnsi="Arial" w:cs="Arial"/>
          <w:sz w:val="24"/>
          <w:szCs w:val="24"/>
        </w:rPr>
        <w:t xml:space="preserve"> </w:t>
      </w:r>
    </w:p>
    <w:p w14:paraId="2F5EF5AA" w14:textId="7D84F5A8" w:rsidR="00334813" w:rsidRDefault="000F5B2F">
      <w:pPr>
        <w:pStyle w:val="LO-normal"/>
        <w:spacing w:after="0" w:line="360" w:lineRule="auto"/>
        <w:ind w:firstLine="1133"/>
        <w:jc w:val="both"/>
        <w:rPr>
          <w:rFonts w:ascii="Arial" w:eastAsia="Arial" w:hAnsi="Arial" w:cs="Arial"/>
          <w:sz w:val="24"/>
          <w:szCs w:val="24"/>
        </w:rPr>
      </w:pPr>
      <w:r>
        <w:rPr>
          <w:rFonts w:ascii="Arial" w:eastAsia="Arial" w:hAnsi="Arial" w:cs="Arial"/>
          <w:sz w:val="24"/>
          <w:szCs w:val="24"/>
        </w:rPr>
        <w:t xml:space="preserve">Como trabalhos </w:t>
      </w:r>
      <w:commentRangeStart w:id="717"/>
      <w:r>
        <w:rPr>
          <w:rFonts w:ascii="Arial" w:eastAsia="Arial" w:hAnsi="Arial" w:cs="Arial"/>
          <w:sz w:val="24"/>
          <w:szCs w:val="24"/>
        </w:rPr>
        <w:t>futuros</w:t>
      </w:r>
      <w:commentRangeEnd w:id="717"/>
      <w:r w:rsidR="0025355B">
        <w:rPr>
          <w:rStyle w:val="CommentReference"/>
          <w:rFonts w:cs="Mangal"/>
        </w:rPr>
        <w:commentReference w:id="717"/>
      </w:r>
      <w:r>
        <w:rPr>
          <w:rFonts w:ascii="Arial" w:eastAsia="Arial" w:hAnsi="Arial" w:cs="Arial"/>
          <w:sz w:val="24"/>
          <w:szCs w:val="24"/>
        </w:rPr>
        <w:t xml:space="preserve"> </w:t>
      </w:r>
      <w:r w:rsidR="00891106">
        <w:rPr>
          <w:rFonts w:ascii="Arial" w:eastAsia="Arial" w:hAnsi="Arial" w:cs="Arial"/>
          <w:sz w:val="24"/>
          <w:szCs w:val="24"/>
        </w:rPr>
        <w:t>propõem-se</w:t>
      </w:r>
      <w:r>
        <w:rPr>
          <w:rFonts w:ascii="Arial" w:eastAsia="Arial" w:hAnsi="Arial" w:cs="Arial"/>
          <w:sz w:val="24"/>
          <w:szCs w:val="24"/>
        </w:rPr>
        <w:t xml:space="preserve"> </w:t>
      </w:r>
      <w:r w:rsidR="00891106">
        <w:rPr>
          <w:rFonts w:ascii="Arial" w:eastAsia="Arial" w:hAnsi="Arial" w:cs="Arial"/>
          <w:sz w:val="24"/>
          <w:szCs w:val="24"/>
        </w:rPr>
        <w:t>a implementação dos protó</w:t>
      </w:r>
      <w:r w:rsidR="00713576">
        <w:rPr>
          <w:rFonts w:ascii="Arial" w:eastAsia="Arial" w:hAnsi="Arial" w:cs="Arial"/>
          <w:sz w:val="24"/>
          <w:szCs w:val="24"/>
        </w:rPr>
        <w:t>tip</w:t>
      </w:r>
      <w:r w:rsidR="00891106">
        <w:rPr>
          <w:rFonts w:ascii="Arial" w:eastAsia="Arial" w:hAnsi="Arial" w:cs="Arial"/>
          <w:sz w:val="24"/>
          <w:szCs w:val="24"/>
        </w:rPr>
        <w:t>os</w:t>
      </w:r>
      <w:r w:rsidR="00713576">
        <w:rPr>
          <w:rFonts w:ascii="Arial" w:eastAsia="Arial" w:hAnsi="Arial" w:cs="Arial"/>
          <w:sz w:val="24"/>
          <w:szCs w:val="24"/>
        </w:rPr>
        <w:t xml:space="preserve"> modelados e a</w:t>
      </w:r>
      <w:r w:rsidR="00E21C1E">
        <w:rPr>
          <w:rFonts w:ascii="Arial" w:eastAsia="Arial" w:hAnsi="Arial" w:cs="Arial"/>
          <w:sz w:val="24"/>
          <w:szCs w:val="24"/>
        </w:rPr>
        <w:t xml:space="preserve"> adição de </w:t>
      </w:r>
      <w:r>
        <w:rPr>
          <w:rFonts w:ascii="Arial" w:eastAsia="Arial" w:hAnsi="Arial" w:cs="Arial"/>
          <w:sz w:val="24"/>
          <w:szCs w:val="24"/>
        </w:rPr>
        <w:t>novas regras de negócios do sistema, a fim de atender as especificidades do controle de estágios de outros cursos da instituição de ensino.</w:t>
      </w:r>
    </w:p>
    <w:p w14:paraId="690343E3" w14:textId="26DD95A7" w:rsidR="00334813" w:rsidDel="0098280D" w:rsidRDefault="00334813">
      <w:pPr>
        <w:pStyle w:val="LO-normal"/>
        <w:spacing w:after="0" w:line="360" w:lineRule="auto"/>
        <w:ind w:firstLine="1140"/>
        <w:jc w:val="both"/>
        <w:rPr>
          <w:del w:id="718" w:author="Brauleyn Zofolli Nunes" w:date="2020-12-15T13:00:00Z"/>
          <w:rFonts w:ascii="Arial" w:eastAsia="Arial" w:hAnsi="Arial" w:cs="Arial"/>
          <w:b/>
          <w:sz w:val="24"/>
          <w:szCs w:val="24"/>
        </w:rPr>
      </w:pPr>
    </w:p>
    <w:p w14:paraId="3D504018" w14:textId="77777777" w:rsidR="00334813" w:rsidRDefault="00334813">
      <w:pPr>
        <w:pStyle w:val="LO-normal"/>
      </w:pPr>
      <w:bookmarkStart w:id="719" w:name="_heading=h.1t3h5sf"/>
      <w:bookmarkEnd w:id="719"/>
    </w:p>
    <w:p w14:paraId="4AB7B062" w14:textId="77777777" w:rsidR="00334813" w:rsidRDefault="000F5B2F">
      <w:pPr>
        <w:pStyle w:val="Heading1"/>
        <w:spacing w:before="0" w:after="0" w:line="360" w:lineRule="auto"/>
        <w:rPr>
          <w:sz w:val="24"/>
          <w:szCs w:val="24"/>
        </w:rPr>
      </w:pPr>
      <w:r>
        <w:rPr>
          <w:sz w:val="24"/>
          <w:szCs w:val="24"/>
        </w:rPr>
        <w:t>7 REFERÊNCIAS</w:t>
      </w:r>
    </w:p>
    <w:p w14:paraId="03F68D60" w14:textId="77777777" w:rsidR="00334813" w:rsidRDefault="00334813">
      <w:pPr>
        <w:pStyle w:val="LO-normal"/>
        <w:spacing w:after="0" w:line="360" w:lineRule="auto"/>
        <w:jc w:val="both"/>
        <w:rPr>
          <w:rFonts w:ascii="Arial" w:eastAsia="Arial" w:hAnsi="Arial" w:cs="Arial"/>
          <w:color w:val="FF0000"/>
          <w:sz w:val="24"/>
          <w:szCs w:val="24"/>
        </w:rPr>
      </w:pPr>
    </w:p>
    <w:p w14:paraId="249A5353" w14:textId="6376A5F0"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BAZZI, C. L.. </w:t>
      </w:r>
      <w:r>
        <w:rPr>
          <w:rFonts w:ascii="Arial" w:eastAsia="Arial" w:hAnsi="Arial" w:cs="Arial"/>
          <w:b/>
          <w:sz w:val="24"/>
          <w:szCs w:val="24"/>
        </w:rPr>
        <w:t>Introdução a Banco de Dados</w:t>
      </w:r>
      <w:r>
        <w:rPr>
          <w:rFonts w:ascii="Arial" w:eastAsia="Arial" w:hAnsi="Arial" w:cs="Arial"/>
          <w:sz w:val="24"/>
          <w:szCs w:val="24"/>
        </w:rPr>
        <w:t>. Curitiba: Ed. UTFPR, 2013.</w:t>
      </w:r>
    </w:p>
    <w:p w14:paraId="59C8E252" w14:textId="0A9F407B" w:rsidR="004108DD" w:rsidRDefault="004108DD">
      <w:pPr>
        <w:pStyle w:val="LO-normal"/>
        <w:spacing w:after="0" w:line="240" w:lineRule="auto"/>
        <w:rPr>
          <w:rFonts w:ascii="Arial" w:eastAsia="Arial" w:hAnsi="Arial" w:cs="Arial"/>
          <w:sz w:val="24"/>
          <w:szCs w:val="24"/>
        </w:rPr>
      </w:pPr>
    </w:p>
    <w:p w14:paraId="3BEE8521" w14:textId="77777777" w:rsidR="004108DD" w:rsidRDefault="004108DD" w:rsidP="004108DD">
      <w:pPr>
        <w:pStyle w:val="LO-normal"/>
        <w:spacing w:after="0" w:line="240" w:lineRule="auto"/>
        <w:rPr>
          <w:rFonts w:ascii="Arial" w:eastAsia="Arial" w:hAnsi="Arial" w:cs="Arial"/>
          <w:sz w:val="24"/>
          <w:szCs w:val="24"/>
        </w:rPr>
      </w:pPr>
      <w:r>
        <w:rPr>
          <w:rFonts w:ascii="Arial" w:eastAsia="Arial" w:hAnsi="Arial" w:cs="Arial"/>
          <w:sz w:val="24"/>
          <w:szCs w:val="24"/>
        </w:rPr>
        <w:t xml:space="preserve">BRASIL. Casa Civil. Decreto-Lei nº 11.788, de 25 de setembro de 2008. </w:t>
      </w:r>
      <w:r w:rsidRPr="009E78F7">
        <w:rPr>
          <w:rFonts w:ascii="Arial" w:eastAsia="Arial" w:hAnsi="Arial" w:cs="Arial"/>
          <w:sz w:val="24"/>
          <w:szCs w:val="24"/>
        </w:rPr>
        <w:t>Dispõe sobre o estágio de estudantes</w:t>
      </w:r>
      <w:r>
        <w:rPr>
          <w:rFonts w:ascii="Arial" w:eastAsia="Arial" w:hAnsi="Arial" w:cs="Arial"/>
          <w:sz w:val="24"/>
          <w:szCs w:val="24"/>
        </w:rPr>
        <w:t xml:space="preserve">. </w:t>
      </w:r>
      <w:r w:rsidRPr="007D1D75">
        <w:rPr>
          <w:rFonts w:ascii="Arial" w:eastAsia="Arial" w:hAnsi="Arial" w:cs="Arial"/>
          <w:b/>
          <w:bCs/>
          <w:sz w:val="24"/>
          <w:szCs w:val="24"/>
        </w:rPr>
        <w:t>Lex</w:t>
      </w:r>
      <w:r>
        <w:rPr>
          <w:rFonts w:ascii="Arial" w:eastAsia="Arial" w:hAnsi="Arial" w:cs="Arial"/>
          <w:b/>
          <w:bCs/>
          <w:sz w:val="24"/>
          <w:szCs w:val="24"/>
        </w:rPr>
        <w:t xml:space="preserve">: </w:t>
      </w:r>
      <w:r>
        <w:rPr>
          <w:rFonts w:ascii="Arial" w:eastAsia="Arial" w:hAnsi="Arial" w:cs="Arial"/>
          <w:sz w:val="24"/>
          <w:szCs w:val="24"/>
        </w:rPr>
        <w:t>coletâneas de legislação: edição federal. Brasília, 2008.</w:t>
      </w:r>
    </w:p>
    <w:p w14:paraId="4F7B5A83" w14:textId="77777777" w:rsidR="00334813" w:rsidRDefault="00334813">
      <w:pPr>
        <w:pStyle w:val="LO-normal"/>
        <w:spacing w:after="0" w:line="240" w:lineRule="auto"/>
        <w:rPr>
          <w:rFonts w:ascii="Arial" w:eastAsia="Arial" w:hAnsi="Arial" w:cs="Arial"/>
          <w:sz w:val="24"/>
          <w:szCs w:val="24"/>
        </w:rPr>
      </w:pPr>
    </w:p>
    <w:p w14:paraId="4A4C38BE"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DATE, C. J..</w:t>
      </w:r>
      <w:r>
        <w:rPr>
          <w:rFonts w:ascii="Arial" w:eastAsia="Arial" w:hAnsi="Arial" w:cs="Arial"/>
          <w:b/>
          <w:sz w:val="24"/>
          <w:szCs w:val="24"/>
        </w:rPr>
        <w:t xml:space="preserve"> Introdução a Sistemas de Bancos de Dados</w:t>
      </w:r>
      <w:r>
        <w:rPr>
          <w:rFonts w:ascii="Arial" w:eastAsia="Arial" w:hAnsi="Arial" w:cs="Arial"/>
          <w:sz w:val="24"/>
          <w:szCs w:val="24"/>
        </w:rPr>
        <w:t>. Rio de Janeiro: Ed. Elsevier, 2003.</w:t>
      </w:r>
    </w:p>
    <w:p w14:paraId="6929B31A" w14:textId="77777777" w:rsidR="00334813" w:rsidRDefault="00334813">
      <w:pPr>
        <w:pStyle w:val="LO-normal"/>
        <w:spacing w:after="0" w:line="240" w:lineRule="auto"/>
        <w:rPr>
          <w:rFonts w:ascii="Arial" w:eastAsia="Arial" w:hAnsi="Arial" w:cs="Arial"/>
          <w:sz w:val="24"/>
          <w:szCs w:val="24"/>
        </w:rPr>
      </w:pPr>
    </w:p>
    <w:p w14:paraId="7FC8E3BA"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FERRO, A. G.. </w:t>
      </w:r>
      <w:r>
        <w:rPr>
          <w:rFonts w:ascii="Arial" w:eastAsia="Arial" w:hAnsi="Arial" w:cs="Arial"/>
          <w:b/>
          <w:sz w:val="24"/>
          <w:szCs w:val="24"/>
        </w:rPr>
        <w:t xml:space="preserve">Sisest - SIstema Gerenciador de Estágios, </w:t>
      </w:r>
      <w:r>
        <w:rPr>
          <w:rFonts w:ascii="Arial" w:eastAsia="Arial" w:hAnsi="Arial" w:cs="Arial"/>
          <w:sz w:val="24"/>
          <w:szCs w:val="24"/>
        </w:rPr>
        <w:t>Universidade Federal do Paraná, 2012. Disponível em &lt;</w:t>
      </w:r>
      <w:r w:rsidR="003315E4">
        <w:fldChar w:fldCharType="begin"/>
      </w:r>
      <w:r w:rsidR="003315E4">
        <w:instrText xml:space="preserve"> HYPERLINK "http://hdl.handle.net/1884/41564" \h </w:instrText>
      </w:r>
      <w:r w:rsidR="003315E4">
        <w:fldChar w:fldCharType="separate"/>
      </w:r>
      <w:r>
        <w:rPr>
          <w:rFonts w:ascii="Arial" w:eastAsia="Arial" w:hAnsi="Arial" w:cs="Arial"/>
          <w:color w:val="1155CC"/>
          <w:sz w:val="24"/>
          <w:szCs w:val="24"/>
          <w:u w:val="single"/>
        </w:rPr>
        <w:t>http://hdl.handle.net/1884/41564</w:t>
      </w:r>
      <w:r w:rsidR="003315E4">
        <w:rPr>
          <w:rFonts w:ascii="Arial" w:eastAsia="Arial" w:hAnsi="Arial" w:cs="Arial"/>
          <w:color w:val="1155CC"/>
          <w:sz w:val="24"/>
          <w:szCs w:val="24"/>
          <w:u w:val="single"/>
        </w:rPr>
        <w:fldChar w:fldCharType="end"/>
      </w:r>
      <w:r>
        <w:rPr>
          <w:rFonts w:ascii="Arial" w:eastAsia="Arial" w:hAnsi="Arial" w:cs="Arial"/>
          <w:sz w:val="24"/>
          <w:szCs w:val="24"/>
        </w:rPr>
        <w:t>&gt;. Acesso em 31 março 2020.</w:t>
      </w:r>
    </w:p>
    <w:p w14:paraId="58D55D5D" w14:textId="77777777" w:rsidR="00334813" w:rsidRDefault="00334813">
      <w:pPr>
        <w:pStyle w:val="LO-normal"/>
        <w:spacing w:after="0" w:line="240" w:lineRule="auto"/>
        <w:rPr>
          <w:rFonts w:ascii="Arial" w:eastAsia="Arial" w:hAnsi="Arial" w:cs="Arial"/>
          <w:sz w:val="24"/>
          <w:szCs w:val="24"/>
        </w:rPr>
      </w:pPr>
    </w:p>
    <w:p w14:paraId="0C6BB04D"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FOWLER, MARTIN.. </w:t>
      </w:r>
      <w:r>
        <w:rPr>
          <w:rFonts w:ascii="Arial" w:eastAsia="Arial" w:hAnsi="Arial" w:cs="Arial"/>
          <w:b/>
          <w:sz w:val="24"/>
          <w:szCs w:val="24"/>
        </w:rPr>
        <w:t>UML Essencial: um breve guia para a linguagem padrão de modelagem de objetos.</w:t>
      </w:r>
      <w:r>
        <w:rPr>
          <w:rFonts w:ascii="Arial" w:eastAsia="Arial" w:hAnsi="Arial" w:cs="Arial"/>
          <w:sz w:val="24"/>
          <w:szCs w:val="24"/>
        </w:rPr>
        <w:t xml:space="preserve"> ARTMED EDITORA S.A, 2005.</w:t>
      </w:r>
    </w:p>
    <w:p w14:paraId="1A572296" w14:textId="77777777" w:rsidR="00334813" w:rsidRDefault="00334813">
      <w:pPr>
        <w:pStyle w:val="LO-normal"/>
        <w:spacing w:after="0" w:line="240" w:lineRule="auto"/>
        <w:rPr>
          <w:rFonts w:ascii="Arial" w:eastAsia="Arial" w:hAnsi="Arial" w:cs="Arial"/>
          <w:sz w:val="24"/>
          <w:szCs w:val="24"/>
        </w:rPr>
      </w:pPr>
    </w:p>
    <w:p w14:paraId="12C02906" w14:textId="0CE17E10" w:rsidR="00334813" w:rsidRDefault="000F5B2F">
      <w:pPr>
        <w:pStyle w:val="LO-normal"/>
        <w:spacing w:after="0" w:line="240" w:lineRule="auto"/>
        <w:rPr>
          <w:rFonts w:ascii="Arial" w:eastAsia="Arial" w:hAnsi="Arial" w:cs="Arial"/>
        </w:rPr>
      </w:pPr>
      <w:r>
        <w:rPr>
          <w:rFonts w:ascii="Arial" w:eastAsia="Arial" w:hAnsi="Arial" w:cs="Arial"/>
        </w:rPr>
        <w:t xml:space="preserve">HEUSER, C. A.. </w:t>
      </w:r>
      <w:r>
        <w:rPr>
          <w:rFonts w:ascii="Arial" w:eastAsia="Arial" w:hAnsi="Arial" w:cs="Arial"/>
          <w:b/>
        </w:rPr>
        <w:t>Projeto de Banco de Dados. Volume 4, Série Didáticos Informática UFRGS, 6° edição.</w:t>
      </w:r>
      <w:r>
        <w:rPr>
          <w:rFonts w:ascii="Arial" w:eastAsia="Arial" w:hAnsi="Arial" w:cs="Arial"/>
        </w:rPr>
        <w:t xml:space="preserve"> Porto Alegre. Universidade Federal do Rio Grande do Sul, 2009.</w:t>
      </w:r>
    </w:p>
    <w:p w14:paraId="41ADF59E" w14:textId="77777777" w:rsidR="0064672A" w:rsidRDefault="0064672A">
      <w:pPr>
        <w:pStyle w:val="LO-normal"/>
        <w:spacing w:after="0" w:line="240" w:lineRule="auto"/>
        <w:rPr>
          <w:rFonts w:ascii="Arial" w:eastAsia="Arial" w:hAnsi="Arial" w:cs="Arial"/>
        </w:rPr>
      </w:pPr>
    </w:p>
    <w:p w14:paraId="5AAF972F"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LEONCIO, B.. </w:t>
      </w:r>
      <w:r>
        <w:rPr>
          <w:rFonts w:ascii="Arial" w:eastAsia="Arial" w:hAnsi="Arial" w:cs="Arial"/>
          <w:b/>
          <w:sz w:val="24"/>
          <w:szCs w:val="24"/>
        </w:rPr>
        <w:t xml:space="preserve">Sistema para Controle de Estágio Supervisionado do Departamento Acadêmico de Informática, </w:t>
      </w:r>
      <w:r>
        <w:rPr>
          <w:rFonts w:ascii="Arial" w:eastAsia="Arial" w:hAnsi="Arial" w:cs="Arial"/>
          <w:sz w:val="24"/>
          <w:szCs w:val="24"/>
        </w:rPr>
        <w:t>Universidade Tecnológica do Paraná, 2018. Disponível em &lt;</w:t>
      </w:r>
      <w:r w:rsidR="003315E4">
        <w:fldChar w:fldCharType="begin"/>
      </w:r>
      <w:r w:rsidR="003315E4">
        <w:instrText xml:space="preserve"> HYPERLINK "http://repositorio.roca.utfpr.edu.br/jspui/handle/1/9725" \h </w:instrText>
      </w:r>
      <w:r w:rsidR="003315E4">
        <w:fldChar w:fldCharType="separate"/>
      </w:r>
      <w:r>
        <w:rPr>
          <w:rFonts w:ascii="Arial" w:eastAsia="Arial" w:hAnsi="Arial" w:cs="Arial"/>
          <w:color w:val="1155CC"/>
          <w:sz w:val="24"/>
          <w:szCs w:val="24"/>
          <w:u w:val="single"/>
        </w:rPr>
        <w:t>http://repositorio.roca.utfpr.edu.br/jspui/handle/1/9725</w:t>
      </w:r>
      <w:r w:rsidR="003315E4">
        <w:rPr>
          <w:rFonts w:ascii="Arial" w:eastAsia="Arial" w:hAnsi="Arial" w:cs="Arial"/>
          <w:color w:val="1155CC"/>
          <w:sz w:val="24"/>
          <w:szCs w:val="24"/>
          <w:u w:val="single"/>
        </w:rPr>
        <w:fldChar w:fldCharType="end"/>
      </w:r>
      <w:r>
        <w:rPr>
          <w:rFonts w:ascii="Arial" w:eastAsia="Arial" w:hAnsi="Arial" w:cs="Arial"/>
          <w:sz w:val="24"/>
          <w:szCs w:val="24"/>
        </w:rPr>
        <w:t>&gt;. Acesso em 01 abril 2020.</w:t>
      </w:r>
    </w:p>
    <w:p w14:paraId="1D47D1D3" w14:textId="77777777" w:rsidR="00334813" w:rsidRDefault="00334813">
      <w:pPr>
        <w:pStyle w:val="LO-normal"/>
        <w:spacing w:after="0" w:line="240" w:lineRule="auto"/>
        <w:rPr>
          <w:rFonts w:ascii="Arial" w:eastAsia="Arial" w:hAnsi="Arial" w:cs="Arial"/>
          <w:sz w:val="24"/>
          <w:szCs w:val="24"/>
        </w:rPr>
      </w:pPr>
    </w:p>
    <w:p w14:paraId="674946C5"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MACHADO, N. R. M.; ABREU, M. P.</w:t>
      </w:r>
      <w:r>
        <w:rPr>
          <w:rFonts w:ascii="Arial" w:eastAsia="Arial" w:hAnsi="Arial" w:cs="Arial"/>
          <w:b/>
          <w:sz w:val="24"/>
          <w:szCs w:val="24"/>
        </w:rPr>
        <w:t xml:space="preserve"> Projetos de banco de dados: uma visão prática</w:t>
      </w:r>
      <w:r>
        <w:rPr>
          <w:rFonts w:ascii="Arial" w:eastAsia="Arial" w:hAnsi="Arial" w:cs="Arial"/>
          <w:sz w:val="24"/>
          <w:szCs w:val="24"/>
        </w:rPr>
        <w:t>. Ed Érica, 2004.</w:t>
      </w:r>
    </w:p>
    <w:p w14:paraId="012CD979" w14:textId="77777777" w:rsidR="00334813" w:rsidRDefault="00334813">
      <w:pPr>
        <w:pStyle w:val="LO-normal"/>
        <w:spacing w:after="0" w:line="240" w:lineRule="auto"/>
        <w:rPr>
          <w:rFonts w:ascii="Arial" w:eastAsia="Arial" w:hAnsi="Arial" w:cs="Arial"/>
          <w:sz w:val="24"/>
          <w:szCs w:val="24"/>
        </w:rPr>
      </w:pPr>
    </w:p>
    <w:p w14:paraId="309FABA2"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PEREIRA, L. A. M.. </w:t>
      </w:r>
      <w:r>
        <w:rPr>
          <w:rFonts w:ascii="Arial" w:eastAsia="Arial" w:hAnsi="Arial" w:cs="Arial"/>
          <w:b/>
          <w:sz w:val="24"/>
          <w:szCs w:val="24"/>
        </w:rPr>
        <w:t>Análise e Modelagem de Sistemas com a UML: com dicas e exercícios resolvidos.</w:t>
      </w:r>
      <w:r>
        <w:rPr>
          <w:rFonts w:ascii="Arial" w:eastAsia="Arial" w:hAnsi="Arial" w:cs="Arial"/>
          <w:sz w:val="24"/>
          <w:szCs w:val="24"/>
        </w:rPr>
        <w:t xml:space="preserve"> 1ª Edição: Rio de Janeiro - Luiz Antônio M. Pereira, 2011.</w:t>
      </w:r>
    </w:p>
    <w:p w14:paraId="788833ED" w14:textId="77777777" w:rsidR="00334813" w:rsidRDefault="00334813">
      <w:pPr>
        <w:pStyle w:val="LO-normal"/>
        <w:spacing w:after="0" w:line="240" w:lineRule="auto"/>
        <w:rPr>
          <w:rFonts w:ascii="Arial" w:eastAsia="Arial" w:hAnsi="Arial" w:cs="Arial"/>
          <w:sz w:val="24"/>
          <w:szCs w:val="24"/>
        </w:rPr>
      </w:pPr>
    </w:p>
    <w:p w14:paraId="1C3CFAC8"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PINTO, M. E. B.. </w:t>
      </w:r>
      <w:r>
        <w:rPr>
          <w:rFonts w:ascii="Arial" w:eastAsia="Arial" w:hAnsi="Arial" w:cs="Arial"/>
          <w:b/>
          <w:sz w:val="24"/>
          <w:szCs w:val="24"/>
        </w:rPr>
        <w:t>Considerações acerca da legislação do estágio no Brasil</w:t>
      </w:r>
      <w:r>
        <w:rPr>
          <w:rFonts w:ascii="Arial" w:eastAsia="Arial" w:hAnsi="Arial" w:cs="Arial"/>
          <w:sz w:val="24"/>
          <w:szCs w:val="24"/>
        </w:rPr>
        <w:t>, 2013. Disponível em &lt;http://dspace.bc.uepb.edu.br/jspui/bitstream/123456789/2847/1/PDF%20-%20Marlla%20Emanuella%20Barreto%20Pinto.pdf&gt;. Acesso em  março 2020.</w:t>
      </w:r>
    </w:p>
    <w:p w14:paraId="6A6D8745" w14:textId="77777777" w:rsidR="00334813" w:rsidRDefault="00334813">
      <w:pPr>
        <w:pStyle w:val="LO-normal"/>
        <w:spacing w:after="0" w:line="240" w:lineRule="auto"/>
        <w:rPr>
          <w:rFonts w:ascii="Arial" w:eastAsia="Arial" w:hAnsi="Arial" w:cs="Arial"/>
          <w:sz w:val="24"/>
          <w:szCs w:val="24"/>
        </w:rPr>
      </w:pPr>
    </w:p>
    <w:p w14:paraId="06EB6040" w14:textId="49AD7263" w:rsidR="00334813" w:rsidRDefault="000F5B2F">
      <w:pPr>
        <w:pStyle w:val="LO-normal"/>
        <w:spacing w:after="0" w:line="240" w:lineRule="auto"/>
        <w:rPr>
          <w:rFonts w:ascii="Arial" w:eastAsia="Arial" w:hAnsi="Arial" w:cs="Arial"/>
          <w:b/>
          <w:sz w:val="24"/>
          <w:szCs w:val="24"/>
        </w:rPr>
      </w:pPr>
      <w:r>
        <w:rPr>
          <w:rFonts w:ascii="Arial" w:eastAsia="Arial" w:hAnsi="Arial" w:cs="Arial"/>
          <w:sz w:val="24"/>
          <w:szCs w:val="24"/>
        </w:rPr>
        <w:lastRenderedPageBreak/>
        <w:t>PRESSMAN,</w:t>
      </w:r>
      <w:r w:rsidR="003816A8">
        <w:rPr>
          <w:rFonts w:ascii="Arial" w:eastAsia="Arial" w:hAnsi="Arial" w:cs="Arial"/>
          <w:sz w:val="24"/>
          <w:szCs w:val="24"/>
        </w:rPr>
        <w:t xml:space="preserve"> R. S.</w:t>
      </w:r>
      <w:r>
        <w:rPr>
          <w:rFonts w:ascii="Arial" w:eastAsia="Arial" w:hAnsi="Arial" w:cs="Arial"/>
          <w:sz w:val="24"/>
          <w:szCs w:val="24"/>
        </w:rPr>
        <w:t xml:space="preserve">. </w:t>
      </w:r>
      <w:r>
        <w:rPr>
          <w:rFonts w:ascii="Arial" w:eastAsia="Arial" w:hAnsi="Arial" w:cs="Arial"/>
          <w:b/>
          <w:sz w:val="24"/>
          <w:szCs w:val="24"/>
        </w:rPr>
        <w:t>ENGENHARIA DE SOFTWARE, UMA ABORDAGEM</w:t>
      </w:r>
    </w:p>
    <w:p w14:paraId="0ED8263C"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b/>
          <w:sz w:val="24"/>
          <w:szCs w:val="24"/>
        </w:rPr>
        <w:t>PROFISSIONAL</w:t>
      </w:r>
      <w:r>
        <w:rPr>
          <w:rFonts w:ascii="Arial" w:eastAsia="Arial" w:hAnsi="Arial" w:cs="Arial"/>
          <w:sz w:val="24"/>
          <w:szCs w:val="24"/>
        </w:rPr>
        <w:t xml:space="preserve"> 7ª Edição: Bookman 2011.</w:t>
      </w:r>
    </w:p>
    <w:p w14:paraId="153F7B01" w14:textId="77777777" w:rsidR="00334813" w:rsidRDefault="00334813">
      <w:pPr>
        <w:pStyle w:val="LO-normal"/>
        <w:spacing w:after="0" w:line="240" w:lineRule="auto"/>
        <w:rPr>
          <w:rFonts w:ascii="Arial" w:eastAsia="Arial" w:hAnsi="Arial" w:cs="Arial"/>
          <w:sz w:val="24"/>
          <w:szCs w:val="24"/>
        </w:rPr>
      </w:pPr>
    </w:p>
    <w:p w14:paraId="3F5E9979"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SOUSA, S. S.. </w:t>
      </w:r>
      <w:r>
        <w:rPr>
          <w:rFonts w:ascii="Arial" w:eastAsia="Arial" w:hAnsi="Arial" w:cs="Arial"/>
          <w:b/>
          <w:sz w:val="24"/>
          <w:szCs w:val="24"/>
        </w:rPr>
        <w:t xml:space="preserve">Adman - Academic Document Manager: sistema para documentação e validação de atividades complementares e estágio supervisionado obrigatório, </w:t>
      </w:r>
      <w:r>
        <w:rPr>
          <w:rFonts w:ascii="Arial" w:eastAsia="Arial" w:hAnsi="Arial" w:cs="Arial"/>
          <w:sz w:val="24"/>
          <w:szCs w:val="24"/>
        </w:rPr>
        <w:t>Universidade Federal Rural da Amazônia, 2019. Disponível em &lt;http://bdta.ufra.edu.br/jspui//handle/123456789/542&gt;. Acesso em 01 abril 2020.</w:t>
      </w:r>
    </w:p>
    <w:p w14:paraId="2B329512" w14:textId="77777777" w:rsidR="00334813" w:rsidRDefault="00334813">
      <w:pPr>
        <w:pStyle w:val="LO-normal"/>
        <w:spacing w:after="0" w:line="240" w:lineRule="auto"/>
        <w:rPr>
          <w:rFonts w:ascii="Arial" w:eastAsia="Arial" w:hAnsi="Arial" w:cs="Arial"/>
          <w:sz w:val="24"/>
          <w:szCs w:val="24"/>
        </w:rPr>
      </w:pPr>
    </w:p>
    <w:p w14:paraId="4E8D8C69"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SOUZA, I. B. S.; ROCHA, F. C.; BALUZ, R. A. R. S.. </w:t>
      </w:r>
      <w:r>
        <w:rPr>
          <w:rFonts w:ascii="Arial" w:eastAsia="Arial" w:hAnsi="Arial" w:cs="Arial"/>
          <w:b/>
          <w:sz w:val="24"/>
          <w:szCs w:val="24"/>
        </w:rPr>
        <w:t xml:space="preserve">SIGESTAGIOS: SISTEMA WEB PARA CONTROLE DE ESTÁGIOS SUPERVISIONADOS NO ENSINO SUPERIOR, </w:t>
      </w:r>
      <w:r>
        <w:rPr>
          <w:rFonts w:ascii="Arial" w:eastAsia="Arial" w:hAnsi="Arial" w:cs="Arial"/>
          <w:sz w:val="24"/>
          <w:szCs w:val="24"/>
        </w:rPr>
        <w:t>UniFacef Centro Universitário Municipal de Franca, 2019. Disponível em &lt;</w:t>
      </w:r>
      <w:r w:rsidR="003315E4">
        <w:fldChar w:fldCharType="begin"/>
      </w:r>
      <w:r w:rsidR="003315E4">
        <w:instrText xml:space="preserve"> HYPERLINK "http://periodicos.unifacef.com.br/index.php/resiget/article/view/1765" \h </w:instrText>
      </w:r>
      <w:r w:rsidR="003315E4">
        <w:fldChar w:fldCharType="separate"/>
      </w:r>
      <w:r>
        <w:rPr>
          <w:rFonts w:ascii="Arial" w:eastAsia="Arial" w:hAnsi="Arial" w:cs="Arial"/>
          <w:color w:val="1155CC"/>
          <w:sz w:val="24"/>
          <w:szCs w:val="24"/>
          <w:u w:val="single"/>
        </w:rPr>
        <w:t>http://periodicos.unifacef.com.br/index.php/resiget/article/view/1765</w:t>
      </w:r>
      <w:r w:rsidR="003315E4">
        <w:rPr>
          <w:rFonts w:ascii="Arial" w:eastAsia="Arial" w:hAnsi="Arial" w:cs="Arial"/>
          <w:color w:val="1155CC"/>
          <w:sz w:val="24"/>
          <w:szCs w:val="24"/>
          <w:u w:val="single"/>
        </w:rPr>
        <w:fldChar w:fldCharType="end"/>
      </w:r>
      <w:r>
        <w:rPr>
          <w:rFonts w:ascii="Arial" w:eastAsia="Arial" w:hAnsi="Arial" w:cs="Arial"/>
          <w:sz w:val="24"/>
          <w:szCs w:val="24"/>
        </w:rPr>
        <w:t>&gt;. Acesso em 31 março 2020.</w:t>
      </w:r>
    </w:p>
    <w:p w14:paraId="27506CD1" w14:textId="77777777" w:rsidR="00334813" w:rsidRDefault="00334813">
      <w:pPr>
        <w:pStyle w:val="LO-normal"/>
        <w:spacing w:after="0" w:line="240" w:lineRule="auto"/>
        <w:rPr>
          <w:rFonts w:ascii="Arial" w:eastAsia="Arial" w:hAnsi="Arial" w:cs="Arial"/>
          <w:sz w:val="24"/>
          <w:szCs w:val="24"/>
        </w:rPr>
      </w:pPr>
    </w:p>
    <w:p w14:paraId="536B4B24" w14:textId="77777777" w:rsidR="00334813" w:rsidRDefault="000F5B2F">
      <w:pPr>
        <w:pStyle w:val="LO-normal"/>
        <w:spacing w:after="0" w:line="240" w:lineRule="auto"/>
        <w:rPr>
          <w:rFonts w:ascii="Arial" w:eastAsia="Arial" w:hAnsi="Arial" w:cs="Arial"/>
          <w:sz w:val="24"/>
          <w:szCs w:val="24"/>
        </w:rPr>
      </w:pPr>
      <w:r>
        <w:rPr>
          <w:rFonts w:ascii="Arial" w:eastAsia="Arial" w:hAnsi="Arial" w:cs="Arial"/>
          <w:sz w:val="24"/>
          <w:szCs w:val="24"/>
        </w:rPr>
        <w:t xml:space="preserve">TEORY, T. B.. </w:t>
      </w:r>
      <w:r>
        <w:rPr>
          <w:rFonts w:ascii="Arial" w:eastAsia="Arial" w:hAnsi="Arial" w:cs="Arial"/>
          <w:b/>
          <w:sz w:val="24"/>
          <w:szCs w:val="24"/>
        </w:rPr>
        <w:t>Projeto e Modelagem de Banco de Dados</w:t>
      </w:r>
      <w:r>
        <w:rPr>
          <w:rFonts w:ascii="Arial" w:eastAsia="Arial" w:hAnsi="Arial" w:cs="Arial"/>
          <w:sz w:val="24"/>
          <w:szCs w:val="24"/>
        </w:rPr>
        <w:t>. Rio de Janeiro: Ed. Elsevier, 2014.</w:t>
      </w:r>
    </w:p>
    <w:sectPr w:rsidR="00334813" w:rsidSect="00727B34">
      <w:headerReference w:type="default" r:id="rId34"/>
      <w:footerReference w:type="default" r:id="rId35"/>
      <w:footerReference w:type="first" r:id="rId36"/>
      <w:pgSz w:w="11906" w:h="16838"/>
      <w:pgMar w:top="1701" w:right="1134" w:bottom="1134" w:left="1700" w:header="709" w:footer="0" w:gutter="0"/>
      <w:pgNumType w:start="1"/>
      <w:cols w:space="720"/>
      <w:formProt w:val="0"/>
      <w:titlePg/>
      <w:docGrid w:linePitch="299" w:charSpace="4096"/>
      <w:sectPrChange w:id="736" w:author="Brauleyn Zofolli Nunes" w:date="2020-12-15T13:04:00Z">
        <w:sectPr w:rsidR="00334813" w:rsidSect="00727B34">
          <w:pgMar w:top="1701" w:right="1134" w:bottom="1134" w:left="1700" w:header="709" w:footer="0" w:gutter="0"/>
          <w:titlePg w:val="0"/>
          <w:docGrid w:linePitch="10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cardo Campos" w:date="2020-12-01T14:52:00Z" w:initials="RC">
    <w:p w14:paraId="687A1FAA" w14:textId="77777777" w:rsidR="0025355B" w:rsidRDefault="0025355B">
      <w:pPr>
        <w:pStyle w:val="CommentText"/>
      </w:pPr>
      <w:r>
        <w:rPr>
          <w:rStyle w:val="CommentReference"/>
        </w:rPr>
        <w:annotationRef/>
      </w:r>
      <w:r>
        <w:t>Acho melhor vc dizer quer que vai apresentar a modelegem e os protótipos...</w:t>
      </w:r>
    </w:p>
    <w:p w14:paraId="1DDED883" w14:textId="2ECCC0D2" w:rsidR="0025355B" w:rsidRDefault="0025355B">
      <w:pPr>
        <w:pStyle w:val="CommentText"/>
      </w:pPr>
      <w:r>
        <w:t>Pq desenvolvimento a gente não vai ter mais...alguém da banca pode implicar...</w:t>
      </w:r>
    </w:p>
  </w:comment>
  <w:comment w:id="14" w:author="Humberto Dalpra" w:date="2020-12-05T15:10:00Z" w:initials="HD">
    <w:p w14:paraId="57005855" w14:textId="213D334E" w:rsidR="001C5476" w:rsidRDefault="001C5476">
      <w:pPr>
        <w:pStyle w:val="CommentText"/>
      </w:pPr>
      <w:r>
        <w:rPr>
          <w:rStyle w:val="CommentReference"/>
        </w:rPr>
        <w:annotationRef/>
      </w:r>
      <w:r>
        <w:t>Com quem foram realizadas</w:t>
      </w:r>
      <w:r w:rsidR="006463EB">
        <w:t xml:space="preserve"> e quando foi?</w:t>
      </w:r>
    </w:p>
  </w:comment>
  <w:comment w:id="47" w:author="Ricardo Campos" w:date="2020-12-01T11:02:00Z" w:initials="RC">
    <w:p w14:paraId="0EFEAFA0" w14:textId="0FC237EF" w:rsidR="00516377" w:rsidRDefault="00516377">
      <w:pPr>
        <w:pStyle w:val="CommentText"/>
      </w:pPr>
      <w:r>
        <w:rPr>
          <w:rStyle w:val="CommentReference"/>
        </w:rPr>
        <w:annotationRef/>
      </w:r>
      <w:r>
        <w:t>Portaria nº1002 de 1967</w:t>
      </w:r>
    </w:p>
  </w:comment>
  <w:comment w:id="60" w:author="Ricardo Campos" w:date="2020-12-01T14:08:00Z" w:initials="RC">
    <w:p w14:paraId="79940673" w14:textId="724F50E9" w:rsidR="006D56A9" w:rsidRDefault="006D56A9">
      <w:pPr>
        <w:pStyle w:val="CommentText"/>
      </w:pPr>
      <w:r>
        <w:rPr>
          <w:rStyle w:val="CommentReference"/>
        </w:rPr>
        <w:annotationRef/>
      </w:r>
      <w:r>
        <w:t>Returar tabução</w:t>
      </w:r>
    </w:p>
  </w:comment>
  <w:comment w:id="62" w:author="Humberto Dalpra" w:date="2020-12-05T15:25:00Z" w:initials="HD">
    <w:p w14:paraId="1B7DDF16" w14:textId="682B65DA" w:rsidR="003F5E4B" w:rsidRDefault="003F5E4B">
      <w:pPr>
        <w:pStyle w:val="CommentText"/>
      </w:pPr>
      <w:r>
        <w:rPr>
          <w:rStyle w:val="CommentReference"/>
        </w:rPr>
        <w:annotationRef/>
      </w:r>
      <w:r>
        <w:t>Atualmente é digitalizado e enviado por e-mail.</w:t>
      </w:r>
    </w:p>
  </w:comment>
  <w:comment w:id="63" w:author="Brauleyn Zofolli Nunes" w:date="2020-12-15T10:36:00Z" w:initials="BZN">
    <w:p w14:paraId="0319BD2D" w14:textId="0D7B1309" w:rsidR="009C7ADB" w:rsidRDefault="009C7ADB">
      <w:pPr>
        <w:pStyle w:val="CommentText"/>
      </w:pPr>
      <w:r>
        <w:rPr>
          <w:rStyle w:val="CommentReference"/>
        </w:rPr>
        <w:annotationRef/>
      </w:r>
    </w:p>
  </w:comment>
  <w:comment w:id="71" w:author="Humberto Dalpra" w:date="2020-12-05T15:28:00Z" w:initials="HD">
    <w:p w14:paraId="11457C09" w14:textId="5A0D5BD5" w:rsidR="00F5388C" w:rsidRDefault="00F5388C">
      <w:pPr>
        <w:pStyle w:val="CommentText"/>
      </w:pPr>
      <w:r>
        <w:rPr>
          <w:rStyle w:val="CommentReference"/>
        </w:rPr>
        <w:annotationRef/>
      </w:r>
      <w:r>
        <w:t>Atualmente é digitalizado e enviado por e-mail.</w:t>
      </w:r>
    </w:p>
  </w:comment>
  <w:comment w:id="80" w:author="Humberto Dalpra" w:date="2020-12-05T15:31:00Z" w:initials="HD">
    <w:p w14:paraId="7FC1570C" w14:textId="72AD03BD" w:rsidR="005E466D" w:rsidRDefault="005E466D">
      <w:pPr>
        <w:pStyle w:val="CommentText"/>
      </w:pPr>
      <w:r>
        <w:rPr>
          <w:rStyle w:val="CommentReference"/>
        </w:rPr>
        <w:annotationRef/>
      </w:r>
      <w:r>
        <w:t>Descrever a quem refere-se.</w:t>
      </w:r>
    </w:p>
  </w:comment>
  <w:comment w:id="87" w:author="Ricardo Campos" w:date="2020-12-01T14:12:00Z" w:initials="RC">
    <w:p w14:paraId="67DFFFA4" w14:textId="7858347D" w:rsidR="006D56A9" w:rsidRDefault="006D56A9">
      <w:pPr>
        <w:pStyle w:val="CommentText"/>
      </w:pPr>
      <w:r>
        <w:rPr>
          <w:rStyle w:val="CommentReference"/>
        </w:rPr>
        <w:annotationRef/>
      </w:r>
      <w:r>
        <w:t>A orientadora de estágio do curso relatou  que (retirar o nos, pois remete à pessoalidade)</w:t>
      </w:r>
    </w:p>
  </w:comment>
  <w:comment w:id="113" w:author="Ricardo Campos" w:date="2020-12-01T14:53:00Z" w:initials="RC">
    <w:p w14:paraId="000E1009" w14:textId="6E195712" w:rsidR="0025355B" w:rsidRDefault="0025355B">
      <w:pPr>
        <w:pStyle w:val="CommentText"/>
      </w:pPr>
      <w:r>
        <w:rPr>
          <w:rStyle w:val="CommentReference"/>
        </w:rPr>
        <w:annotationRef/>
      </w:r>
      <w:r>
        <w:t xml:space="preserve">Retirar “desenvolvimentos e entrega”, uma vez que tivemos que declinar deste objetivos. </w:t>
      </w:r>
    </w:p>
  </w:comment>
  <w:comment w:id="163" w:author="Ricardo Campos" w:date="2020-12-01T14:21:00Z" w:initials="RC">
    <w:p w14:paraId="02C19D09" w14:textId="40A0B32B" w:rsidR="00725852" w:rsidRDefault="00725852">
      <w:pPr>
        <w:pStyle w:val="CommentText"/>
      </w:pPr>
      <w:r>
        <w:rPr>
          <w:rStyle w:val="CommentReference"/>
        </w:rPr>
        <w:annotationRef/>
      </w:r>
      <w:r>
        <w:t>aplicada</w:t>
      </w:r>
    </w:p>
  </w:comment>
  <w:comment w:id="140" w:author="Ricardo Campos" w:date="2020-12-01T14:20:00Z" w:initials="RC">
    <w:p w14:paraId="6AE2A8E7" w14:textId="64BDE4E3" w:rsidR="006D56A9" w:rsidRDefault="006D56A9">
      <w:pPr>
        <w:pStyle w:val="CommentText"/>
      </w:pPr>
      <w:r>
        <w:rPr>
          <w:rStyle w:val="CommentReference"/>
        </w:rPr>
        <w:annotationRef/>
      </w:r>
      <w:r>
        <w:t>justificar</w:t>
      </w:r>
    </w:p>
  </w:comment>
  <w:comment w:id="253" w:author="Ricardo Campos" w:date="2020-12-01T14:25:00Z" w:initials="RC">
    <w:p w14:paraId="70065EE5" w14:textId="72C91B39" w:rsidR="00725852" w:rsidRDefault="00725852">
      <w:pPr>
        <w:pStyle w:val="CommentText"/>
      </w:pPr>
      <w:r>
        <w:rPr>
          <w:rStyle w:val="CommentReference"/>
        </w:rPr>
        <w:annotationRef/>
      </w:r>
      <w:r>
        <w:t>Como vc está com mais páginas que o limite permitido, tente colocar estas figuras de caso de uso lado a lado.</w:t>
      </w:r>
    </w:p>
  </w:comment>
  <w:comment w:id="285" w:author="Ricardo Campos" w:date="2020-12-01T14:31:00Z" w:initials="RC">
    <w:p w14:paraId="4B407488" w14:textId="578A6F33" w:rsidR="009D594B" w:rsidRDefault="009D594B">
      <w:pPr>
        <w:pStyle w:val="CommentText"/>
      </w:pPr>
      <w:r>
        <w:rPr>
          <w:rStyle w:val="CommentReference"/>
        </w:rPr>
        <w:annotationRef/>
      </w:r>
      <w:r>
        <w:t>Uma classe</w:t>
      </w:r>
    </w:p>
  </w:comment>
  <w:comment w:id="289" w:author="Ricardo Campos" w:date="2020-12-01T14:32:00Z" w:initials="RC">
    <w:p w14:paraId="74D8E5F8" w14:textId="3FFB5142" w:rsidR="009D594B" w:rsidRDefault="009D594B">
      <w:pPr>
        <w:pStyle w:val="CommentText"/>
      </w:pPr>
      <w:r>
        <w:rPr>
          <w:rStyle w:val="CommentReference"/>
        </w:rPr>
        <w:annotationRef/>
      </w:r>
    </w:p>
  </w:comment>
  <w:comment w:id="304" w:author="Ricardo Campos" w:date="2020-12-01T14:32:00Z" w:initials="RC">
    <w:p w14:paraId="57E4FCC1" w14:textId="61104BAE" w:rsidR="009D594B" w:rsidRDefault="009D594B">
      <w:pPr>
        <w:pStyle w:val="CommentText"/>
      </w:pPr>
      <w:r>
        <w:rPr>
          <w:rStyle w:val="CommentReference"/>
        </w:rPr>
        <w:annotationRef/>
      </w:r>
      <w:r>
        <w:t xml:space="preserve">Como vc não tem espaço, acho que pode tirar este exemplo, pois diagramas de classes são bem conhecidos... Acho que convém deixar apenas os diagramas que vc fez para o sistema. </w:t>
      </w:r>
    </w:p>
    <w:p w14:paraId="41609017" w14:textId="77777777" w:rsidR="009D594B" w:rsidRDefault="009D594B">
      <w:pPr>
        <w:pStyle w:val="CommentText"/>
      </w:pPr>
    </w:p>
    <w:p w14:paraId="6DF59D4A" w14:textId="672D7F01" w:rsidR="009D594B" w:rsidRDefault="009D594B">
      <w:pPr>
        <w:pStyle w:val="CommentText"/>
      </w:pPr>
      <w:r>
        <w:t xml:space="preserve">Ou outra opção seria fazer um diagrama menor, com duas ou </w:t>
      </w:r>
      <w:r w:rsidR="00B51999">
        <w:t>três</w:t>
      </w:r>
      <w:r>
        <w:t xml:space="preserve"> classes lado a lado, somente. </w:t>
      </w:r>
    </w:p>
  </w:comment>
  <w:comment w:id="315" w:author="Ricardo Campos" w:date="2020-12-01T14:33:00Z" w:initials="RC">
    <w:p w14:paraId="2501D2E5" w14:textId="77777777" w:rsidR="009D594B" w:rsidRDefault="009D594B">
      <w:pPr>
        <w:pStyle w:val="CommentText"/>
      </w:pPr>
      <w:r>
        <w:rPr>
          <w:rStyle w:val="CommentReference"/>
        </w:rPr>
        <w:annotationRef/>
      </w:r>
      <w:r>
        <w:t xml:space="preserve">Observação: Toda figura deve obrigatoriamente ser referenciada no texto. Neste parágrafo vc deveria dizer: </w:t>
      </w:r>
    </w:p>
    <w:p w14:paraId="2380125D" w14:textId="16B3A32B" w:rsidR="009D594B" w:rsidRDefault="009D594B">
      <w:pPr>
        <w:pStyle w:val="CommentText"/>
      </w:pPr>
      <w:r>
        <w:t>Na Figura 3 apresenta-se um diagrama....</w:t>
      </w:r>
    </w:p>
  </w:comment>
  <w:comment w:id="324" w:author="Humberto Dalpra" w:date="2020-12-05T16:53:00Z" w:initials="HD">
    <w:p w14:paraId="65EDFA3A" w14:textId="2A265EEE" w:rsidR="00590F70" w:rsidRDefault="00590F70">
      <w:pPr>
        <w:pStyle w:val="CommentText"/>
      </w:pPr>
      <w:r>
        <w:rPr>
          <w:rStyle w:val="CommentReference"/>
        </w:rPr>
        <w:annotationRef/>
      </w:r>
      <w:r>
        <w:t>Atualmente, devido a quantidade de dados a serem armazenados</w:t>
      </w:r>
      <w:r w:rsidR="002928CD">
        <w:t xml:space="preserve">, tem se utilizado o </w:t>
      </w:r>
      <w:r w:rsidR="00B80F6C">
        <w:t>modelos não relacionais.</w:t>
      </w:r>
    </w:p>
  </w:comment>
  <w:comment w:id="452" w:author="Ricardo Campos" w:date="2020-12-01T14:43:00Z" w:initials="RC">
    <w:p w14:paraId="34DED23D" w14:textId="32D9AEA2" w:rsidR="0067276D" w:rsidRDefault="0067276D">
      <w:pPr>
        <w:pStyle w:val="CommentText"/>
      </w:pPr>
      <w:r>
        <w:rPr>
          <w:rStyle w:val="CommentReference"/>
        </w:rPr>
        <w:annotationRef/>
      </w:r>
      <w:r w:rsidR="0025355B">
        <w:rPr>
          <w:rStyle w:val="CommentReference"/>
        </w:rPr>
        <w:t>Acho melhor tirar essa frase, pq vc não fez nada em PHP!!! Tem que ficar claro que a implementação é um trabalho a ser feito no futuro, não agora!!!</w:t>
      </w:r>
    </w:p>
  </w:comment>
  <w:comment w:id="544" w:author="Humberto Dalpra" w:date="2020-12-05T17:35:00Z" w:initials="HD">
    <w:p w14:paraId="458305B8" w14:textId="6E017F12" w:rsidR="003157BD" w:rsidRDefault="003157BD">
      <w:pPr>
        <w:pStyle w:val="CommentText"/>
      </w:pPr>
      <w:r>
        <w:rPr>
          <w:rStyle w:val="CommentReference"/>
        </w:rPr>
        <w:annotationRef/>
      </w:r>
      <w:r>
        <w:t>Ceio que a melhor opção a adotar-se é a sub</w:t>
      </w:r>
      <w:r w:rsidR="00071EA1">
        <w:t>s</w:t>
      </w:r>
      <w:r>
        <w:t xml:space="preserve">tituição </w:t>
      </w:r>
      <w:r w:rsidR="00071EA1">
        <w:t>do termo Coordenador por Supervisor, pois Coordenador é responsável pela coordenação do curso e Supervisor supervisiona a execução do estágio.</w:t>
      </w:r>
    </w:p>
  </w:comment>
  <w:comment w:id="545" w:author="Ricardo Campos" w:date="2020-12-01T14:46:00Z" w:initials="RC">
    <w:p w14:paraId="7BCE3115" w14:textId="1ED49179" w:rsidR="0067276D" w:rsidRDefault="0067276D">
      <w:pPr>
        <w:pStyle w:val="CommentText"/>
      </w:pPr>
      <w:r>
        <w:rPr>
          <w:rStyle w:val="CommentReference"/>
        </w:rPr>
        <w:annotationRef/>
      </w:r>
      <w:r>
        <w:t xml:space="preserve">Se possível, tente reogarnizar o diagrama, para figura ficar mais larga e menos alta, para diminuir o número de </w:t>
      </w:r>
      <w:r w:rsidR="00BE26D7">
        <w:t>páginas</w:t>
      </w:r>
    </w:p>
  </w:comment>
  <w:comment w:id="555" w:author="Ricardo Campos" w:date="2020-12-01T14:45:00Z" w:initials="RC">
    <w:p w14:paraId="32E43A8C" w14:textId="4E0A6032" w:rsidR="0067276D" w:rsidRDefault="0067276D">
      <w:pPr>
        <w:pStyle w:val="CommentText"/>
      </w:pPr>
      <w:r>
        <w:rPr>
          <w:rStyle w:val="CommentReference"/>
        </w:rPr>
        <w:annotationRef/>
      </w:r>
      <w:r>
        <w:t>Na Figura 12</w:t>
      </w:r>
    </w:p>
  </w:comment>
  <w:comment w:id="570" w:author="Ricardo Campos" w:date="2020-12-01T14:45:00Z" w:initials="RC">
    <w:p w14:paraId="3F3C2426" w14:textId="638D9A7F" w:rsidR="0067276D" w:rsidRDefault="0067276D">
      <w:pPr>
        <w:pStyle w:val="CommentText"/>
      </w:pPr>
      <w:r>
        <w:rPr>
          <w:rStyle w:val="CommentReference"/>
        </w:rPr>
        <w:annotationRef/>
      </w:r>
      <w:r>
        <w:t>Na Figura 13</w:t>
      </w:r>
    </w:p>
  </w:comment>
  <w:comment w:id="581" w:author="Humberto Dalpra" w:date="2020-12-05T17:40:00Z" w:initials="HD">
    <w:p w14:paraId="4D09C219" w14:textId="01D64816" w:rsidR="00387160" w:rsidRDefault="00387160">
      <w:pPr>
        <w:pStyle w:val="CommentText"/>
      </w:pPr>
      <w:r>
        <w:rPr>
          <w:rStyle w:val="CommentReference"/>
        </w:rPr>
        <w:annotationRef/>
      </w:r>
      <w:r>
        <w:t>Ajustar denominação Coordenador para Supervisor.</w:t>
      </w:r>
    </w:p>
  </w:comment>
  <w:comment w:id="620" w:author="Ricardo Campos" w:date="2020-12-01T14:47:00Z" w:initials="RC">
    <w:p w14:paraId="3159E9EB" w14:textId="6B795616" w:rsidR="0067276D" w:rsidRDefault="0067276D">
      <w:pPr>
        <w:pStyle w:val="CommentText"/>
      </w:pPr>
      <w:r>
        <w:rPr>
          <w:rStyle w:val="CommentReference"/>
        </w:rPr>
        <w:annotationRef/>
      </w:r>
      <w:r>
        <w:t>Reduzir o zoom na figura, pois ela tem poucos elementos e ficará nítida, se diminuída.</w:t>
      </w:r>
    </w:p>
  </w:comment>
  <w:comment w:id="630" w:author="Ricardo Campos" w:date="2020-12-01T14:45:00Z" w:initials="RC">
    <w:p w14:paraId="4A6CED00" w14:textId="40118954" w:rsidR="0067276D" w:rsidRDefault="0067276D">
      <w:pPr>
        <w:pStyle w:val="CommentText"/>
      </w:pPr>
      <w:r>
        <w:rPr>
          <w:rStyle w:val="CommentReference"/>
        </w:rPr>
        <w:annotationRef/>
      </w:r>
      <w:r>
        <w:t>Tente ocupar este espaço abaixo para aproveitar melhor página e reduzir o número de páginas</w:t>
      </w:r>
    </w:p>
  </w:comment>
  <w:comment w:id="634" w:author="Ricardo Campos" w:date="2020-12-01T14:48:00Z" w:initials="RC">
    <w:p w14:paraId="61E6F385" w14:textId="77777777" w:rsidR="0067276D" w:rsidRDefault="0067276D" w:rsidP="0067276D">
      <w:pPr>
        <w:pStyle w:val="CommentText"/>
      </w:pPr>
      <w:r>
        <w:rPr>
          <w:rStyle w:val="CommentReference"/>
        </w:rPr>
        <w:annotationRef/>
      </w:r>
      <w:r>
        <w:rPr>
          <w:rStyle w:val="CommentReference"/>
        </w:rPr>
        <w:annotationRef/>
      </w:r>
      <w:r>
        <w:t>Reduzir o zoom na figura, pois ela tem poucos elementos e ficará nítida, se diminuída.</w:t>
      </w:r>
    </w:p>
    <w:p w14:paraId="5C91889C" w14:textId="74192974" w:rsidR="0067276D" w:rsidRDefault="0067276D">
      <w:pPr>
        <w:pStyle w:val="CommentText"/>
      </w:pPr>
    </w:p>
  </w:comment>
  <w:comment w:id="643" w:author="Ricardo Campos" w:date="2020-12-01T14:47:00Z" w:initials="RC">
    <w:p w14:paraId="73F8B318" w14:textId="1E1BF385" w:rsidR="0067276D" w:rsidRDefault="0067276D">
      <w:pPr>
        <w:pStyle w:val="CommentText"/>
      </w:pPr>
      <w:r>
        <w:rPr>
          <w:rStyle w:val="CommentReference"/>
        </w:rPr>
        <w:annotationRef/>
      </w:r>
      <w:r>
        <w:t>Tente ocupar este espaço para aproveitar melhor página e reduzir o número de páginas</w:t>
      </w:r>
    </w:p>
  </w:comment>
  <w:comment w:id="647" w:author="Ricardo Campos" w:date="2020-12-01T14:49:00Z" w:initials="RC">
    <w:p w14:paraId="47152AFA" w14:textId="06C5BDED" w:rsidR="0067276D" w:rsidRDefault="0067276D">
      <w:pPr>
        <w:pStyle w:val="CommentText"/>
      </w:pPr>
      <w:r>
        <w:rPr>
          <w:rStyle w:val="CommentReference"/>
        </w:rPr>
        <w:annotationRef/>
      </w:r>
      <w:r>
        <w:t xml:space="preserve">..acessada pelo coordenador de curso, em que ele poderá ... </w:t>
      </w:r>
    </w:p>
  </w:comment>
  <w:comment w:id="660" w:author="Ricardo Campos" w:date="2020-12-01T14:52:00Z" w:initials="RC">
    <w:p w14:paraId="6B13E691" w14:textId="17451797" w:rsidR="0067276D" w:rsidRDefault="0067276D">
      <w:pPr>
        <w:pStyle w:val="CommentText"/>
      </w:pPr>
      <w:r>
        <w:rPr>
          <w:rStyle w:val="CommentReference"/>
        </w:rPr>
        <w:annotationRef/>
      </w:r>
      <w:r>
        <w:t>Figura</w:t>
      </w:r>
    </w:p>
  </w:comment>
  <w:comment w:id="711" w:author="Ricardo Campos" w:date="2020-12-01T14:54:00Z" w:initials="RC">
    <w:p w14:paraId="03300D5D" w14:textId="77777777" w:rsidR="0025355B" w:rsidRDefault="0025355B">
      <w:pPr>
        <w:pStyle w:val="CommentText"/>
      </w:pPr>
      <w:r>
        <w:rPr>
          <w:rStyle w:val="CommentReference"/>
        </w:rPr>
        <w:annotationRef/>
      </w:r>
      <w:r>
        <w:t>O sistema de informação proposto é ...</w:t>
      </w:r>
    </w:p>
    <w:p w14:paraId="5D2E5190" w14:textId="6EA79239" w:rsidR="0025355B" w:rsidRDefault="0025355B">
      <w:pPr>
        <w:pStyle w:val="CommentText"/>
      </w:pPr>
      <w:r>
        <w:t>Nada será entregue!!</w:t>
      </w:r>
    </w:p>
  </w:comment>
  <w:comment w:id="717" w:author="Ricardo Campos" w:date="2020-12-01T14:55:00Z" w:initials="RC">
    <w:p w14:paraId="65DDD40E" w14:textId="77777777" w:rsidR="0025355B" w:rsidRDefault="0025355B">
      <w:pPr>
        <w:pStyle w:val="CommentText"/>
      </w:pPr>
      <w:r>
        <w:rPr>
          <w:rStyle w:val="CommentReference"/>
        </w:rPr>
        <w:annotationRef/>
      </w:r>
      <w:r>
        <w:t>Como trabalhos futuros propõe-se a implementação dos protótipos modelados neste trabalho, além de adicionar novas regras de negócio no sistema...</w:t>
      </w:r>
    </w:p>
    <w:p w14:paraId="159E23BC" w14:textId="77777777" w:rsidR="0025355B" w:rsidRDefault="0025355B">
      <w:pPr>
        <w:pStyle w:val="CommentText"/>
      </w:pPr>
    </w:p>
    <w:p w14:paraId="2DA183C1" w14:textId="0A1C4E19" w:rsidR="0025355B" w:rsidRDefault="0025355B">
      <w:pPr>
        <w:pStyle w:val="CommentText"/>
      </w:pPr>
      <w:r>
        <w:t>Deixa bem claro que a programação virá depois...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DED883" w15:done="1"/>
  <w15:commentEx w15:paraId="57005855" w15:done="1"/>
  <w15:commentEx w15:paraId="0EFEAFA0" w15:done="1"/>
  <w15:commentEx w15:paraId="79940673" w15:done="1"/>
  <w15:commentEx w15:paraId="1B7DDF16" w15:done="1"/>
  <w15:commentEx w15:paraId="0319BD2D" w15:paraIdParent="1B7DDF16" w15:done="1"/>
  <w15:commentEx w15:paraId="11457C09" w15:done="1"/>
  <w15:commentEx w15:paraId="7FC1570C" w15:done="1"/>
  <w15:commentEx w15:paraId="67DFFFA4" w15:done="1"/>
  <w15:commentEx w15:paraId="000E1009" w15:done="1"/>
  <w15:commentEx w15:paraId="02C19D09" w15:done="1"/>
  <w15:commentEx w15:paraId="6AE2A8E7" w15:done="1"/>
  <w15:commentEx w15:paraId="70065EE5" w15:done="0"/>
  <w15:commentEx w15:paraId="4B407488" w15:done="1"/>
  <w15:commentEx w15:paraId="74D8E5F8" w15:done="1"/>
  <w15:commentEx w15:paraId="6DF59D4A" w15:done="1"/>
  <w15:commentEx w15:paraId="2380125D" w15:done="1"/>
  <w15:commentEx w15:paraId="65EDFA3A" w15:done="1"/>
  <w15:commentEx w15:paraId="34DED23D" w15:done="1"/>
  <w15:commentEx w15:paraId="458305B8" w15:done="1"/>
  <w15:commentEx w15:paraId="7BCE3115" w15:done="1"/>
  <w15:commentEx w15:paraId="32E43A8C" w15:done="1"/>
  <w15:commentEx w15:paraId="3F3C2426" w15:done="1"/>
  <w15:commentEx w15:paraId="4D09C219" w15:done="1"/>
  <w15:commentEx w15:paraId="3159E9EB" w15:done="1"/>
  <w15:commentEx w15:paraId="4A6CED00" w15:done="0"/>
  <w15:commentEx w15:paraId="5C91889C" w15:done="1"/>
  <w15:commentEx w15:paraId="73F8B318" w15:done="1"/>
  <w15:commentEx w15:paraId="47152AFA" w15:done="1"/>
  <w15:commentEx w15:paraId="6B13E691" w15:done="1"/>
  <w15:commentEx w15:paraId="5D2E5190" w15:done="1"/>
  <w15:commentEx w15:paraId="2DA183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70D734" w16cex:dateUtc="2020-12-01T17:52:00Z"/>
  <w16cex:commentExtensible w16cex:durableId="2376215F" w16cex:dateUtc="2020-12-05T18:10:00Z"/>
  <w16cex:commentExtensible w16cex:durableId="2370A139" w16cex:dateUtc="2020-12-01T14:02:00Z"/>
  <w16cex:commentExtensible w16cex:durableId="2370CCF5" w16cex:dateUtc="2020-12-01T17:08:00Z"/>
  <w16cex:commentExtensible w16cex:durableId="23762501" w16cex:dateUtc="2020-12-05T18:25:00Z"/>
  <w16cex:commentExtensible w16cex:durableId="2383102D" w16cex:dateUtc="2020-12-15T13:36:00Z"/>
  <w16cex:commentExtensible w16cex:durableId="237625AE" w16cex:dateUtc="2020-12-05T18:28:00Z"/>
  <w16cex:commentExtensible w16cex:durableId="23762652" w16cex:dateUtc="2020-12-05T18:31:00Z"/>
  <w16cex:commentExtensible w16cex:durableId="2370CDEA" w16cex:dateUtc="2020-12-01T17:12:00Z"/>
  <w16cex:commentExtensible w16cex:durableId="2370D776" w16cex:dateUtc="2020-12-01T17:53:00Z"/>
  <w16cex:commentExtensible w16cex:durableId="2370CFD1" w16cex:dateUtc="2020-12-01T17:21:00Z"/>
  <w16cex:commentExtensible w16cex:durableId="2370CFA8" w16cex:dateUtc="2020-12-01T17:20:00Z"/>
  <w16cex:commentExtensible w16cex:durableId="2370D0EA" w16cex:dateUtc="2020-12-01T17:25:00Z"/>
  <w16cex:commentExtensible w16cex:durableId="2370D25C" w16cex:dateUtc="2020-12-01T17:31:00Z"/>
  <w16cex:commentExtensible w16cex:durableId="2370D276" w16cex:dateUtc="2020-12-01T17:32:00Z"/>
  <w16cex:commentExtensible w16cex:durableId="2370D279" w16cex:dateUtc="2020-12-01T17:32:00Z"/>
  <w16cex:commentExtensible w16cex:durableId="2370D2BC" w16cex:dateUtc="2020-12-01T17:33:00Z"/>
  <w16cex:commentExtensible w16cex:durableId="2376397D" w16cex:dateUtc="2020-12-05T19:53:00Z"/>
  <w16cex:commentExtensible w16cex:durableId="2370D52A" w16cex:dateUtc="2020-12-01T17:43:00Z"/>
  <w16cex:commentExtensible w16cex:durableId="2376437F" w16cex:dateUtc="2020-12-05T20:35:00Z"/>
  <w16cex:commentExtensible w16cex:durableId="2370D5DB" w16cex:dateUtc="2020-12-01T17:46:00Z"/>
  <w16cex:commentExtensible w16cex:durableId="2370D56D" w16cex:dateUtc="2020-12-01T17:45:00Z"/>
  <w16cex:commentExtensible w16cex:durableId="2370D579" w16cex:dateUtc="2020-12-01T17:45:00Z"/>
  <w16cex:commentExtensible w16cex:durableId="2376447B" w16cex:dateUtc="2020-12-05T20:40:00Z"/>
  <w16cex:commentExtensible w16cex:durableId="2370D61C" w16cex:dateUtc="2020-12-01T17:47:00Z"/>
  <w16cex:commentExtensible w16cex:durableId="2370D59B" w16cex:dateUtc="2020-12-01T17:45:00Z"/>
  <w16cex:commentExtensible w16cex:durableId="2370D643" w16cex:dateUtc="2020-12-01T17:48:00Z"/>
  <w16cex:commentExtensible w16cex:durableId="2370D608" w16cex:dateUtc="2020-12-01T17:47:00Z"/>
  <w16cex:commentExtensible w16cex:durableId="2370D664" w16cex:dateUtc="2020-12-01T17:49:00Z"/>
  <w16cex:commentExtensible w16cex:durableId="2370D719" w16cex:dateUtc="2020-12-01T17:52:00Z"/>
  <w16cex:commentExtensible w16cex:durableId="2370D7BF" w16cex:dateUtc="2020-12-01T17:54:00Z"/>
  <w16cex:commentExtensible w16cex:durableId="2370D7DF" w16cex:dateUtc="2020-12-01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DED883" w16cid:durableId="2370D734"/>
  <w16cid:commentId w16cid:paraId="57005855" w16cid:durableId="2376215F"/>
  <w16cid:commentId w16cid:paraId="0EFEAFA0" w16cid:durableId="2370A139"/>
  <w16cid:commentId w16cid:paraId="79940673" w16cid:durableId="2370CCF5"/>
  <w16cid:commentId w16cid:paraId="1B7DDF16" w16cid:durableId="23762501"/>
  <w16cid:commentId w16cid:paraId="0319BD2D" w16cid:durableId="2383102D"/>
  <w16cid:commentId w16cid:paraId="11457C09" w16cid:durableId="237625AE"/>
  <w16cid:commentId w16cid:paraId="7FC1570C" w16cid:durableId="23762652"/>
  <w16cid:commentId w16cid:paraId="67DFFFA4" w16cid:durableId="2370CDEA"/>
  <w16cid:commentId w16cid:paraId="000E1009" w16cid:durableId="2370D776"/>
  <w16cid:commentId w16cid:paraId="02C19D09" w16cid:durableId="2370CFD1"/>
  <w16cid:commentId w16cid:paraId="6AE2A8E7" w16cid:durableId="2370CFA8"/>
  <w16cid:commentId w16cid:paraId="70065EE5" w16cid:durableId="2370D0EA"/>
  <w16cid:commentId w16cid:paraId="4B407488" w16cid:durableId="2370D25C"/>
  <w16cid:commentId w16cid:paraId="74D8E5F8" w16cid:durableId="2370D276"/>
  <w16cid:commentId w16cid:paraId="6DF59D4A" w16cid:durableId="2370D279"/>
  <w16cid:commentId w16cid:paraId="2380125D" w16cid:durableId="2370D2BC"/>
  <w16cid:commentId w16cid:paraId="65EDFA3A" w16cid:durableId="2376397D"/>
  <w16cid:commentId w16cid:paraId="34DED23D" w16cid:durableId="2370D52A"/>
  <w16cid:commentId w16cid:paraId="458305B8" w16cid:durableId="2376437F"/>
  <w16cid:commentId w16cid:paraId="7BCE3115" w16cid:durableId="2370D5DB"/>
  <w16cid:commentId w16cid:paraId="32E43A8C" w16cid:durableId="2370D56D"/>
  <w16cid:commentId w16cid:paraId="3F3C2426" w16cid:durableId="2370D579"/>
  <w16cid:commentId w16cid:paraId="4D09C219" w16cid:durableId="2376447B"/>
  <w16cid:commentId w16cid:paraId="3159E9EB" w16cid:durableId="2370D61C"/>
  <w16cid:commentId w16cid:paraId="4A6CED00" w16cid:durableId="2370D59B"/>
  <w16cid:commentId w16cid:paraId="5C91889C" w16cid:durableId="2370D643"/>
  <w16cid:commentId w16cid:paraId="73F8B318" w16cid:durableId="2370D608"/>
  <w16cid:commentId w16cid:paraId="47152AFA" w16cid:durableId="2370D664"/>
  <w16cid:commentId w16cid:paraId="6B13E691" w16cid:durableId="2370D719"/>
  <w16cid:commentId w16cid:paraId="5D2E5190" w16cid:durableId="2370D7BF"/>
  <w16cid:commentId w16cid:paraId="2DA183C1" w16cid:durableId="2370D7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6DCDC" w14:textId="77777777" w:rsidR="00A41CE2" w:rsidRDefault="00A41CE2">
      <w:pPr>
        <w:spacing w:after="0" w:line="240" w:lineRule="auto"/>
      </w:pPr>
      <w:r>
        <w:separator/>
      </w:r>
    </w:p>
  </w:endnote>
  <w:endnote w:type="continuationSeparator" w:id="0">
    <w:p w14:paraId="13013511" w14:textId="77777777" w:rsidR="00A41CE2" w:rsidRDefault="00A41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DB30" w14:textId="011B1986" w:rsidR="006B53F9" w:rsidRDefault="006B53F9">
    <w:pPr>
      <w:pStyle w:val="Footer"/>
      <w:rPr>
        <w:ins w:id="720" w:author="Brauleyn Zofolli Nunes" w:date="2020-12-15T12:42:00Z"/>
      </w:rPr>
    </w:pPr>
  </w:p>
  <w:p w14:paraId="48AD2E34" w14:textId="77777777" w:rsidR="006B53F9" w:rsidRDefault="006B5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7C4D" w14:textId="4910FCB4" w:rsidR="00E771D4" w:rsidRDefault="00E771D4">
    <w:pPr>
      <w:pStyle w:val="Footer"/>
      <w:pBdr>
        <w:bottom w:val="single" w:sz="12" w:space="1" w:color="auto"/>
      </w:pBdr>
      <w:rPr>
        <w:ins w:id="721" w:author="Brauleyn Zofolli Nunes" w:date="2020-12-15T12:52:00Z"/>
      </w:rPr>
    </w:pPr>
  </w:p>
  <w:p w14:paraId="4153DB4D" w14:textId="56A7E414" w:rsidR="00A12B27" w:rsidRDefault="00A12B27">
    <w:pPr>
      <w:pStyle w:val="Footer"/>
      <w:rPr>
        <w:ins w:id="722" w:author="Brauleyn Zofolli Nunes" w:date="2020-12-15T12:55:00Z"/>
        <w:rFonts w:ascii="Arial" w:hAnsi="Arial" w:cs="Arial"/>
        <w:sz w:val="24"/>
        <w:szCs w:val="24"/>
        <w:vertAlign w:val="superscript"/>
      </w:rPr>
    </w:pPr>
    <w:ins w:id="723" w:author="Brauleyn Zofolli Nunes" w:date="2020-12-15T12:53:00Z">
      <w:r w:rsidRPr="00D839E2">
        <w:rPr>
          <w:rFonts w:ascii="Arial" w:hAnsi="Arial" w:cs="Arial"/>
          <w:sz w:val="24"/>
          <w:szCs w:val="24"/>
          <w:vertAlign w:val="superscript"/>
          <w:rPrChange w:id="724" w:author="Brauleyn Zofolli Nunes" w:date="2020-12-15T12:54:00Z">
            <w:rPr/>
          </w:rPrChange>
        </w:rPr>
        <w:t>1</w:t>
      </w:r>
      <w:r w:rsidRPr="00D839E2">
        <w:rPr>
          <w:rFonts w:ascii="Arial" w:hAnsi="Arial" w:cs="Arial"/>
          <w:sz w:val="24"/>
          <w:szCs w:val="24"/>
          <w:vertAlign w:val="superscript"/>
          <w:rPrChange w:id="725" w:author="Brauleyn Zofolli Nunes" w:date="2020-12-15T12:54:00Z">
            <w:rPr>
              <w:vertAlign w:val="superscript"/>
            </w:rPr>
          </w:rPrChange>
        </w:rPr>
        <w:t xml:space="preserve"> </w:t>
      </w:r>
      <w:r w:rsidR="00D839E2" w:rsidRPr="00D839E2">
        <w:rPr>
          <w:rFonts w:ascii="Arial" w:hAnsi="Arial" w:cs="Arial"/>
          <w:sz w:val="24"/>
          <w:szCs w:val="24"/>
          <w:vertAlign w:val="superscript"/>
        </w:rPr>
        <w:t>E</w:t>
      </w:r>
    </w:ins>
    <w:ins w:id="726" w:author="Brauleyn Zofolli Nunes" w:date="2020-12-15T12:54:00Z">
      <w:r w:rsidR="00D839E2" w:rsidRPr="00D839E2">
        <w:rPr>
          <w:rFonts w:ascii="Arial" w:hAnsi="Arial" w:cs="Arial"/>
          <w:sz w:val="24"/>
          <w:szCs w:val="24"/>
          <w:vertAlign w:val="superscript"/>
        </w:rPr>
        <w:t>studante</w:t>
      </w:r>
      <w:r w:rsidR="00D839E2">
        <w:rPr>
          <w:rFonts w:ascii="Arial" w:hAnsi="Arial" w:cs="Arial"/>
          <w:sz w:val="24"/>
          <w:szCs w:val="24"/>
          <w:vertAlign w:val="superscript"/>
        </w:rPr>
        <w:t xml:space="preserve"> – Faculdade Metodista Granbery. Graduado em 07/12/2020</w:t>
      </w:r>
    </w:ins>
    <w:ins w:id="727" w:author="Brauleyn Zofolli Nunes" w:date="2020-12-15T12:55:00Z">
      <w:r w:rsidR="00554454">
        <w:rPr>
          <w:rFonts w:ascii="Arial" w:hAnsi="Arial" w:cs="Arial"/>
          <w:sz w:val="24"/>
          <w:szCs w:val="24"/>
          <w:vertAlign w:val="superscript"/>
        </w:rPr>
        <w:t xml:space="preserve">. E-mail: </w:t>
      </w:r>
    </w:ins>
    <w:ins w:id="728" w:author="Brauleyn Zofolli Nunes" w:date="2020-12-15T13:14:00Z">
      <w:r w:rsidR="0051104A">
        <w:rPr>
          <w:rFonts w:ascii="Arial" w:hAnsi="Arial" w:cs="Arial"/>
          <w:sz w:val="24"/>
          <w:szCs w:val="24"/>
          <w:vertAlign w:val="superscript"/>
        </w:rPr>
        <w:t>brauleyn@gmail.com</w:t>
      </w:r>
    </w:ins>
  </w:p>
  <w:p w14:paraId="342972C8" w14:textId="07052502" w:rsidR="00554454" w:rsidRPr="008D2A8D" w:rsidRDefault="008D2A8D">
    <w:pPr>
      <w:pStyle w:val="Footer"/>
      <w:rPr>
        <w:ins w:id="729" w:author="Brauleyn Zofolli Nunes" w:date="2020-12-15T12:52:00Z"/>
        <w:rFonts w:ascii="Arial" w:hAnsi="Arial" w:cs="Arial"/>
        <w:sz w:val="24"/>
        <w:szCs w:val="24"/>
        <w:vertAlign w:val="superscript"/>
        <w:rPrChange w:id="730" w:author="Brauleyn Zofolli Nunes" w:date="2020-12-15T12:55:00Z">
          <w:rPr>
            <w:ins w:id="731" w:author="Brauleyn Zofolli Nunes" w:date="2020-12-15T12:52:00Z"/>
          </w:rPr>
        </w:rPrChange>
      </w:rPr>
    </w:pPr>
    <w:ins w:id="732" w:author="Brauleyn Zofolli Nunes" w:date="2020-12-15T12:55:00Z">
      <w:r w:rsidRPr="008D2A8D">
        <w:rPr>
          <w:rFonts w:ascii="Arial" w:hAnsi="Arial" w:cs="Arial"/>
          <w:sz w:val="24"/>
          <w:szCs w:val="24"/>
          <w:vertAlign w:val="superscript"/>
        </w:rPr>
        <w:t>2</w:t>
      </w:r>
      <w:r>
        <w:rPr>
          <w:rFonts w:ascii="Arial" w:hAnsi="Arial" w:cs="Arial"/>
          <w:sz w:val="24"/>
          <w:szCs w:val="24"/>
          <w:vertAlign w:val="superscript"/>
        </w:rPr>
        <w:t xml:space="preserve"> Professor Orientador:</w:t>
      </w:r>
    </w:ins>
    <w:ins w:id="733" w:author="Brauleyn Zofolli Nunes" w:date="2020-12-15T12:56:00Z">
      <w:r w:rsidR="00500B31">
        <w:rPr>
          <w:rFonts w:ascii="Arial" w:hAnsi="Arial" w:cs="Arial"/>
          <w:sz w:val="24"/>
          <w:szCs w:val="24"/>
          <w:vertAlign w:val="superscript"/>
        </w:rPr>
        <w:t xml:space="preserve"> Ricardo Silva Campos. E-mail: </w:t>
      </w:r>
    </w:ins>
    <w:ins w:id="734" w:author="Brauleyn Zofolli Nunes" w:date="2020-12-15T12:57:00Z">
      <w:r w:rsidR="00BD3CFF">
        <w:rPr>
          <w:rFonts w:ascii="Arial" w:hAnsi="Arial" w:cs="Arial"/>
          <w:sz w:val="24"/>
          <w:szCs w:val="24"/>
          <w:vertAlign w:val="superscript"/>
        </w:rPr>
        <w:t>ricardosilvacampos@outlook.com</w:t>
      </w:r>
    </w:ins>
    <w:ins w:id="735" w:author="Brauleyn Zofolli Nunes" w:date="2020-12-15T12:55:00Z">
      <w:r>
        <w:rPr>
          <w:rFonts w:ascii="Arial" w:hAnsi="Arial" w:cs="Arial"/>
          <w:sz w:val="24"/>
          <w:szCs w:val="24"/>
          <w:vertAlign w:val="superscript"/>
        </w:rPr>
        <w:t xml:space="preserve"> </w:t>
      </w:r>
    </w:ins>
  </w:p>
  <w:p w14:paraId="28A7A218" w14:textId="77777777" w:rsidR="00A12B27" w:rsidRDefault="00A12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ACDC8" w14:textId="77777777" w:rsidR="00A41CE2" w:rsidRDefault="00A41CE2">
      <w:pPr>
        <w:spacing w:after="0" w:line="240" w:lineRule="auto"/>
      </w:pPr>
      <w:r>
        <w:separator/>
      </w:r>
    </w:p>
  </w:footnote>
  <w:footnote w:type="continuationSeparator" w:id="0">
    <w:p w14:paraId="50382327" w14:textId="77777777" w:rsidR="00A41CE2" w:rsidRDefault="00A41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CEB9" w14:textId="77777777" w:rsidR="00334813" w:rsidRDefault="000F5B2F">
    <w:pPr>
      <w:pStyle w:val="LO-normal"/>
      <w:tabs>
        <w:tab w:val="center" w:pos="4252"/>
        <w:tab w:val="right" w:pos="8504"/>
      </w:tabs>
      <w:spacing w:after="0" w:line="360" w:lineRule="auto"/>
      <w:jc w:val="right"/>
      <w:rPr>
        <w:rFonts w:ascii="Times New Roman" w:eastAsia="Times New Roman" w:hAnsi="Times New Roman" w:cs="Times New Roman"/>
        <w:color w:val="000000"/>
        <w:sz w:val="24"/>
        <w:szCs w:val="24"/>
      </w:rPr>
    </w:pPr>
    <w:r>
      <w:fldChar w:fldCharType="begin"/>
    </w:r>
    <w:r>
      <w:instrText>PAGE</w:instrText>
    </w:r>
    <w:r>
      <w:fldChar w:fldCharType="separate"/>
    </w:r>
    <w: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62D43"/>
    <w:multiLevelType w:val="multilevel"/>
    <w:tmpl w:val="5FA23AEC"/>
    <w:lvl w:ilvl="0">
      <w:start w:val="1"/>
      <w:numFmt w:val="bullet"/>
      <w:lvlText w:val=""/>
      <w:lvlJc w:val="left"/>
      <w:pPr>
        <w:ind w:left="1440" w:hanging="360"/>
      </w:pPr>
      <w:rPr>
        <w:rFonts w:ascii="Wingdings" w:hAnsi="Wingdings" w:cs="Wingdings" w:hint="default"/>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2E967900"/>
    <w:multiLevelType w:val="multilevel"/>
    <w:tmpl w:val="9DDCA0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50E06E5"/>
    <w:multiLevelType w:val="hybridMultilevel"/>
    <w:tmpl w:val="825EDB7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 w15:restartNumberingAfterBreak="0">
    <w:nsid w:val="3B1B4B13"/>
    <w:multiLevelType w:val="hybridMultilevel"/>
    <w:tmpl w:val="D6F88E36"/>
    <w:lvl w:ilvl="0" w:tplc="0416000F">
      <w:start w:val="1"/>
      <w:numFmt w:val="decimal"/>
      <w:lvlText w:val="%1."/>
      <w:lvlJc w:val="left"/>
      <w:pPr>
        <w:ind w:left="1853" w:hanging="360"/>
      </w:pPr>
    </w:lvl>
    <w:lvl w:ilvl="1" w:tplc="04160019" w:tentative="1">
      <w:start w:val="1"/>
      <w:numFmt w:val="lowerLetter"/>
      <w:lvlText w:val="%2."/>
      <w:lvlJc w:val="left"/>
      <w:pPr>
        <w:ind w:left="2573" w:hanging="360"/>
      </w:pPr>
    </w:lvl>
    <w:lvl w:ilvl="2" w:tplc="0416001B" w:tentative="1">
      <w:start w:val="1"/>
      <w:numFmt w:val="lowerRoman"/>
      <w:lvlText w:val="%3."/>
      <w:lvlJc w:val="right"/>
      <w:pPr>
        <w:ind w:left="3293" w:hanging="180"/>
      </w:pPr>
    </w:lvl>
    <w:lvl w:ilvl="3" w:tplc="0416000F" w:tentative="1">
      <w:start w:val="1"/>
      <w:numFmt w:val="decimal"/>
      <w:lvlText w:val="%4."/>
      <w:lvlJc w:val="left"/>
      <w:pPr>
        <w:ind w:left="4013" w:hanging="360"/>
      </w:pPr>
    </w:lvl>
    <w:lvl w:ilvl="4" w:tplc="04160019" w:tentative="1">
      <w:start w:val="1"/>
      <w:numFmt w:val="lowerLetter"/>
      <w:lvlText w:val="%5."/>
      <w:lvlJc w:val="left"/>
      <w:pPr>
        <w:ind w:left="4733" w:hanging="360"/>
      </w:pPr>
    </w:lvl>
    <w:lvl w:ilvl="5" w:tplc="0416001B" w:tentative="1">
      <w:start w:val="1"/>
      <w:numFmt w:val="lowerRoman"/>
      <w:lvlText w:val="%6."/>
      <w:lvlJc w:val="right"/>
      <w:pPr>
        <w:ind w:left="5453" w:hanging="180"/>
      </w:pPr>
    </w:lvl>
    <w:lvl w:ilvl="6" w:tplc="0416000F" w:tentative="1">
      <w:start w:val="1"/>
      <w:numFmt w:val="decimal"/>
      <w:lvlText w:val="%7."/>
      <w:lvlJc w:val="left"/>
      <w:pPr>
        <w:ind w:left="6173" w:hanging="360"/>
      </w:pPr>
    </w:lvl>
    <w:lvl w:ilvl="7" w:tplc="04160019" w:tentative="1">
      <w:start w:val="1"/>
      <w:numFmt w:val="lowerLetter"/>
      <w:lvlText w:val="%8."/>
      <w:lvlJc w:val="left"/>
      <w:pPr>
        <w:ind w:left="6893" w:hanging="360"/>
      </w:pPr>
    </w:lvl>
    <w:lvl w:ilvl="8" w:tplc="0416001B" w:tentative="1">
      <w:start w:val="1"/>
      <w:numFmt w:val="lowerRoman"/>
      <w:lvlText w:val="%9."/>
      <w:lvlJc w:val="right"/>
      <w:pPr>
        <w:ind w:left="7613" w:hanging="180"/>
      </w:pPr>
    </w:lvl>
  </w:abstractNum>
  <w:abstractNum w:abstractNumId="4" w15:restartNumberingAfterBreak="0">
    <w:nsid w:val="401766D8"/>
    <w:multiLevelType w:val="hybridMultilevel"/>
    <w:tmpl w:val="706EC13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15:restartNumberingAfterBreak="0">
    <w:nsid w:val="487862FC"/>
    <w:multiLevelType w:val="hybridMultilevel"/>
    <w:tmpl w:val="69B0DEE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15:restartNumberingAfterBreak="0">
    <w:nsid w:val="4ABF3FA1"/>
    <w:multiLevelType w:val="hybridMultilevel"/>
    <w:tmpl w:val="A6F0B408"/>
    <w:lvl w:ilvl="0" w:tplc="04160001">
      <w:start w:val="1"/>
      <w:numFmt w:val="bullet"/>
      <w:lvlText w:val=""/>
      <w:lvlJc w:val="left"/>
      <w:pPr>
        <w:ind w:left="1853" w:hanging="360"/>
      </w:pPr>
      <w:rPr>
        <w:rFonts w:ascii="Symbol" w:hAnsi="Symbol" w:hint="default"/>
      </w:rPr>
    </w:lvl>
    <w:lvl w:ilvl="1" w:tplc="04160003" w:tentative="1">
      <w:start w:val="1"/>
      <w:numFmt w:val="bullet"/>
      <w:lvlText w:val="o"/>
      <w:lvlJc w:val="left"/>
      <w:pPr>
        <w:ind w:left="2573" w:hanging="360"/>
      </w:pPr>
      <w:rPr>
        <w:rFonts w:ascii="Courier New" w:hAnsi="Courier New" w:cs="Courier New" w:hint="default"/>
      </w:rPr>
    </w:lvl>
    <w:lvl w:ilvl="2" w:tplc="04160005" w:tentative="1">
      <w:start w:val="1"/>
      <w:numFmt w:val="bullet"/>
      <w:lvlText w:val=""/>
      <w:lvlJc w:val="left"/>
      <w:pPr>
        <w:ind w:left="3293" w:hanging="360"/>
      </w:pPr>
      <w:rPr>
        <w:rFonts w:ascii="Wingdings" w:hAnsi="Wingdings" w:hint="default"/>
      </w:rPr>
    </w:lvl>
    <w:lvl w:ilvl="3" w:tplc="04160001" w:tentative="1">
      <w:start w:val="1"/>
      <w:numFmt w:val="bullet"/>
      <w:lvlText w:val=""/>
      <w:lvlJc w:val="left"/>
      <w:pPr>
        <w:ind w:left="4013" w:hanging="360"/>
      </w:pPr>
      <w:rPr>
        <w:rFonts w:ascii="Symbol" w:hAnsi="Symbol" w:hint="default"/>
      </w:rPr>
    </w:lvl>
    <w:lvl w:ilvl="4" w:tplc="04160003" w:tentative="1">
      <w:start w:val="1"/>
      <w:numFmt w:val="bullet"/>
      <w:lvlText w:val="o"/>
      <w:lvlJc w:val="left"/>
      <w:pPr>
        <w:ind w:left="4733" w:hanging="360"/>
      </w:pPr>
      <w:rPr>
        <w:rFonts w:ascii="Courier New" w:hAnsi="Courier New" w:cs="Courier New" w:hint="default"/>
      </w:rPr>
    </w:lvl>
    <w:lvl w:ilvl="5" w:tplc="04160005" w:tentative="1">
      <w:start w:val="1"/>
      <w:numFmt w:val="bullet"/>
      <w:lvlText w:val=""/>
      <w:lvlJc w:val="left"/>
      <w:pPr>
        <w:ind w:left="5453" w:hanging="360"/>
      </w:pPr>
      <w:rPr>
        <w:rFonts w:ascii="Wingdings" w:hAnsi="Wingdings" w:hint="default"/>
      </w:rPr>
    </w:lvl>
    <w:lvl w:ilvl="6" w:tplc="04160001" w:tentative="1">
      <w:start w:val="1"/>
      <w:numFmt w:val="bullet"/>
      <w:lvlText w:val=""/>
      <w:lvlJc w:val="left"/>
      <w:pPr>
        <w:ind w:left="6173" w:hanging="360"/>
      </w:pPr>
      <w:rPr>
        <w:rFonts w:ascii="Symbol" w:hAnsi="Symbol" w:hint="default"/>
      </w:rPr>
    </w:lvl>
    <w:lvl w:ilvl="7" w:tplc="04160003" w:tentative="1">
      <w:start w:val="1"/>
      <w:numFmt w:val="bullet"/>
      <w:lvlText w:val="o"/>
      <w:lvlJc w:val="left"/>
      <w:pPr>
        <w:ind w:left="6893" w:hanging="360"/>
      </w:pPr>
      <w:rPr>
        <w:rFonts w:ascii="Courier New" w:hAnsi="Courier New" w:cs="Courier New" w:hint="default"/>
      </w:rPr>
    </w:lvl>
    <w:lvl w:ilvl="8" w:tplc="04160005" w:tentative="1">
      <w:start w:val="1"/>
      <w:numFmt w:val="bullet"/>
      <w:lvlText w:val=""/>
      <w:lvlJc w:val="left"/>
      <w:pPr>
        <w:ind w:left="7613" w:hanging="360"/>
      </w:pPr>
      <w:rPr>
        <w:rFonts w:ascii="Wingdings" w:hAnsi="Wingdings" w:hint="default"/>
      </w:rPr>
    </w:lvl>
  </w:abstractNum>
  <w:abstractNum w:abstractNumId="7" w15:restartNumberingAfterBreak="0">
    <w:nsid w:val="5F936571"/>
    <w:multiLevelType w:val="multilevel"/>
    <w:tmpl w:val="B53A0FF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16cid:durableId="493573019">
    <w:abstractNumId w:val="0"/>
  </w:num>
  <w:num w:numId="2" w16cid:durableId="876426740">
    <w:abstractNumId w:val="7"/>
  </w:num>
  <w:num w:numId="3" w16cid:durableId="1109472180">
    <w:abstractNumId w:val="1"/>
  </w:num>
  <w:num w:numId="4" w16cid:durableId="773398145">
    <w:abstractNumId w:val="5"/>
  </w:num>
  <w:num w:numId="5" w16cid:durableId="1036462399">
    <w:abstractNumId w:val="6"/>
  </w:num>
  <w:num w:numId="6" w16cid:durableId="1285889297">
    <w:abstractNumId w:val="4"/>
  </w:num>
  <w:num w:numId="7" w16cid:durableId="1710883001">
    <w:abstractNumId w:val="3"/>
  </w:num>
  <w:num w:numId="8" w16cid:durableId="8504107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uleyn Zofolli Nunes">
    <w15:presenceInfo w15:providerId="Windows Live" w15:userId="fd4a44181ce4d5dd"/>
  </w15:person>
  <w15:person w15:author="Ricardo Campos">
    <w15:presenceInfo w15:providerId="Windows Live" w15:userId="b54b2f6c8367c399"/>
  </w15:person>
  <w15:person w15:author="Humberto Dalpra">
    <w15:presenceInfo w15:providerId="Windows Live" w15:userId="1979145ca2d911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813"/>
    <w:rsid w:val="0000087C"/>
    <w:rsid w:val="00001195"/>
    <w:rsid w:val="000013FE"/>
    <w:rsid w:val="00003E09"/>
    <w:rsid w:val="000179BD"/>
    <w:rsid w:val="00021218"/>
    <w:rsid w:val="0002433B"/>
    <w:rsid w:val="00024369"/>
    <w:rsid w:val="00030CE7"/>
    <w:rsid w:val="000326BE"/>
    <w:rsid w:val="00037ECD"/>
    <w:rsid w:val="00041005"/>
    <w:rsid w:val="000414AB"/>
    <w:rsid w:val="00043E98"/>
    <w:rsid w:val="0004552F"/>
    <w:rsid w:val="00054E9D"/>
    <w:rsid w:val="00065121"/>
    <w:rsid w:val="00065776"/>
    <w:rsid w:val="00067B9B"/>
    <w:rsid w:val="00071EA1"/>
    <w:rsid w:val="00072586"/>
    <w:rsid w:val="0007345E"/>
    <w:rsid w:val="000757CC"/>
    <w:rsid w:val="00077D26"/>
    <w:rsid w:val="000813E2"/>
    <w:rsid w:val="0009320B"/>
    <w:rsid w:val="00094B17"/>
    <w:rsid w:val="000A1A99"/>
    <w:rsid w:val="000A499B"/>
    <w:rsid w:val="000A54CD"/>
    <w:rsid w:val="000A5784"/>
    <w:rsid w:val="000B5F73"/>
    <w:rsid w:val="000C1C57"/>
    <w:rsid w:val="000C2977"/>
    <w:rsid w:val="000D17F9"/>
    <w:rsid w:val="000D66CC"/>
    <w:rsid w:val="000E03E6"/>
    <w:rsid w:val="000E0699"/>
    <w:rsid w:val="000E2FDB"/>
    <w:rsid w:val="000E6D6A"/>
    <w:rsid w:val="000F0D3D"/>
    <w:rsid w:val="000F4C74"/>
    <w:rsid w:val="000F5B2F"/>
    <w:rsid w:val="000F68FE"/>
    <w:rsid w:val="00101F2F"/>
    <w:rsid w:val="0010339E"/>
    <w:rsid w:val="0010356D"/>
    <w:rsid w:val="00105098"/>
    <w:rsid w:val="00121345"/>
    <w:rsid w:val="001248A2"/>
    <w:rsid w:val="0012624D"/>
    <w:rsid w:val="00126795"/>
    <w:rsid w:val="00127DFD"/>
    <w:rsid w:val="0014086C"/>
    <w:rsid w:val="001437FC"/>
    <w:rsid w:val="00143A2D"/>
    <w:rsid w:val="00157B3B"/>
    <w:rsid w:val="00161CED"/>
    <w:rsid w:val="00166564"/>
    <w:rsid w:val="00180B38"/>
    <w:rsid w:val="0018201D"/>
    <w:rsid w:val="00184C01"/>
    <w:rsid w:val="001911CB"/>
    <w:rsid w:val="0019290E"/>
    <w:rsid w:val="00192BAF"/>
    <w:rsid w:val="001944DC"/>
    <w:rsid w:val="001A079C"/>
    <w:rsid w:val="001A2F83"/>
    <w:rsid w:val="001A7212"/>
    <w:rsid w:val="001B4502"/>
    <w:rsid w:val="001B4928"/>
    <w:rsid w:val="001C4BCD"/>
    <w:rsid w:val="001C5476"/>
    <w:rsid w:val="001C766A"/>
    <w:rsid w:val="001C78DE"/>
    <w:rsid w:val="001D3A1E"/>
    <w:rsid w:val="001D63EA"/>
    <w:rsid w:val="001E153E"/>
    <w:rsid w:val="001E20A6"/>
    <w:rsid w:val="001E4F0B"/>
    <w:rsid w:val="001E6876"/>
    <w:rsid w:val="001F5281"/>
    <w:rsid w:val="001F5531"/>
    <w:rsid w:val="00201862"/>
    <w:rsid w:val="00202A82"/>
    <w:rsid w:val="00203664"/>
    <w:rsid w:val="00204887"/>
    <w:rsid w:val="00206390"/>
    <w:rsid w:val="002064C2"/>
    <w:rsid w:val="00210225"/>
    <w:rsid w:val="00210C08"/>
    <w:rsid w:val="002131DC"/>
    <w:rsid w:val="0021416C"/>
    <w:rsid w:val="00214BB5"/>
    <w:rsid w:val="00214D0C"/>
    <w:rsid w:val="002174F7"/>
    <w:rsid w:val="0022379C"/>
    <w:rsid w:val="0022479A"/>
    <w:rsid w:val="0022504D"/>
    <w:rsid w:val="002265F2"/>
    <w:rsid w:val="00226FED"/>
    <w:rsid w:val="00227035"/>
    <w:rsid w:val="00227410"/>
    <w:rsid w:val="00230C9C"/>
    <w:rsid w:val="002330C4"/>
    <w:rsid w:val="00234798"/>
    <w:rsid w:val="00241D7C"/>
    <w:rsid w:val="00246CE5"/>
    <w:rsid w:val="00246E00"/>
    <w:rsid w:val="0025320E"/>
    <w:rsid w:val="0025355B"/>
    <w:rsid w:val="00253E53"/>
    <w:rsid w:val="002611C7"/>
    <w:rsid w:val="00261E4D"/>
    <w:rsid w:val="002626F6"/>
    <w:rsid w:val="00262FC3"/>
    <w:rsid w:val="00263DF8"/>
    <w:rsid w:val="0027394E"/>
    <w:rsid w:val="002752E7"/>
    <w:rsid w:val="00275AEB"/>
    <w:rsid w:val="002819F7"/>
    <w:rsid w:val="002828E1"/>
    <w:rsid w:val="002902A7"/>
    <w:rsid w:val="002928CD"/>
    <w:rsid w:val="002953E7"/>
    <w:rsid w:val="00295F93"/>
    <w:rsid w:val="002972ED"/>
    <w:rsid w:val="002A1CE6"/>
    <w:rsid w:val="002A37F7"/>
    <w:rsid w:val="002A76BC"/>
    <w:rsid w:val="002B0621"/>
    <w:rsid w:val="002B1481"/>
    <w:rsid w:val="002B418A"/>
    <w:rsid w:val="002C1DD9"/>
    <w:rsid w:val="002D1ABE"/>
    <w:rsid w:val="002D2B18"/>
    <w:rsid w:val="002D3C0F"/>
    <w:rsid w:val="002D636A"/>
    <w:rsid w:val="002E02BD"/>
    <w:rsid w:val="002E1920"/>
    <w:rsid w:val="002E6E44"/>
    <w:rsid w:val="002F4A43"/>
    <w:rsid w:val="00301C1D"/>
    <w:rsid w:val="0030445B"/>
    <w:rsid w:val="0030652A"/>
    <w:rsid w:val="00307D1C"/>
    <w:rsid w:val="003157BD"/>
    <w:rsid w:val="0032018A"/>
    <w:rsid w:val="00324589"/>
    <w:rsid w:val="00325ACB"/>
    <w:rsid w:val="00327B2B"/>
    <w:rsid w:val="00327C19"/>
    <w:rsid w:val="00330869"/>
    <w:rsid w:val="003315E4"/>
    <w:rsid w:val="00334813"/>
    <w:rsid w:val="0033768F"/>
    <w:rsid w:val="003442F4"/>
    <w:rsid w:val="00346941"/>
    <w:rsid w:val="00347F42"/>
    <w:rsid w:val="003525BE"/>
    <w:rsid w:val="003532C6"/>
    <w:rsid w:val="00360D7C"/>
    <w:rsid w:val="003624C3"/>
    <w:rsid w:val="00366266"/>
    <w:rsid w:val="003664F8"/>
    <w:rsid w:val="00372C87"/>
    <w:rsid w:val="003774B7"/>
    <w:rsid w:val="0038101D"/>
    <w:rsid w:val="003816A8"/>
    <w:rsid w:val="00381710"/>
    <w:rsid w:val="00381A16"/>
    <w:rsid w:val="00387160"/>
    <w:rsid w:val="00387882"/>
    <w:rsid w:val="00390BB5"/>
    <w:rsid w:val="003A4575"/>
    <w:rsid w:val="003B3DAD"/>
    <w:rsid w:val="003B571D"/>
    <w:rsid w:val="003C0686"/>
    <w:rsid w:val="003C1405"/>
    <w:rsid w:val="003C1CEF"/>
    <w:rsid w:val="003C2477"/>
    <w:rsid w:val="003D6D2D"/>
    <w:rsid w:val="003D6D43"/>
    <w:rsid w:val="003E112E"/>
    <w:rsid w:val="003E4391"/>
    <w:rsid w:val="003E4DBB"/>
    <w:rsid w:val="003F001F"/>
    <w:rsid w:val="003F03D8"/>
    <w:rsid w:val="003F0C5C"/>
    <w:rsid w:val="003F4A3E"/>
    <w:rsid w:val="003F5E4B"/>
    <w:rsid w:val="004025A8"/>
    <w:rsid w:val="00405744"/>
    <w:rsid w:val="00405D5A"/>
    <w:rsid w:val="00406244"/>
    <w:rsid w:val="00406DF0"/>
    <w:rsid w:val="0040754B"/>
    <w:rsid w:val="00407964"/>
    <w:rsid w:val="004108DD"/>
    <w:rsid w:val="004123C5"/>
    <w:rsid w:val="0041393C"/>
    <w:rsid w:val="00414825"/>
    <w:rsid w:val="00415421"/>
    <w:rsid w:val="00417D87"/>
    <w:rsid w:val="004202C8"/>
    <w:rsid w:val="0042767B"/>
    <w:rsid w:val="00431113"/>
    <w:rsid w:val="0043422F"/>
    <w:rsid w:val="004362B6"/>
    <w:rsid w:val="00436FC1"/>
    <w:rsid w:val="004411A5"/>
    <w:rsid w:val="00442FA7"/>
    <w:rsid w:val="004437F2"/>
    <w:rsid w:val="00443D2D"/>
    <w:rsid w:val="00452B4A"/>
    <w:rsid w:val="00455583"/>
    <w:rsid w:val="00466AE8"/>
    <w:rsid w:val="00472AB5"/>
    <w:rsid w:val="00482980"/>
    <w:rsid w:val="0048397D"/>
    <w:rsid w:val="00483E07"/>
    <w:rsid w:val="00487759"/>
    <w:rsid w:val="004879A7"/>
    <w:rsid w:val="004929F4"/>
    <w:rsid w:val="004965C1"/>
    <w:rsid w:val="00496FFC"/>
    <w:rsid w:val="004B5A7A"/>
    <w:rsid w:val="004B63BB"/>
    <w:rsid w:val="004C0019"/>
    <w:rsid w:val="004C766B"/>
    <w:rsid w:val="004C7727"/>
    <w:rsid w:val="004D0FDE"/>
    <w:rsid w:val="004D201E"/>
    <w:rsid w:val="004D2D8C"/>
    <w:rsid w:val="004D3387"/>
    <w:rsid w:val="004D3A20"/>
    <w:rsid w:val="004D4EA2"/>
    <w:rsid w:val="004D5C81"/>
    <w:rsid w:val="004E0634"/>
    <w:rsid w:val="004E5284"/>
    <w:rsid w:val="004E55FE"/>
    <w:rsid w:val="004F1927"/>
    <w:rsid w:val="004F5A6A"/>
    <w:rsid w:val="004F784B"/>
    <w:rsid w:val="00500B31"/>
    <w:rsid w:val="00503AE0"/>
    <w:rsid w:val="00504A4C"/>
    <w:rsid w:val="0051104A"/>
    <w:rsid w:val="00515F53"/>
    <w:rsid w:val="00516377"/>
    <w:rsid w:val="00520D4D"/>
    <w:rsid w:val="00523A77"/>
    <w:rsid w:val="00526099"/>
    <w:rsid w:val="00531BDC"/>
    <w:rsid w:val="00531D3F"/>
    <w:rsid w:val="00543278"/>
    <w:rsid w:val="0055106F"/>
    <w:rsid w:val="00552760"/>
    <w:rsid w:val="00554454"/>
    <w:rsid w:val="00555326"/>
    <w:rsid w:val="00555661"/>
    <w:rsid w:val="00557E74"/>
    <w:rsid w:val="00561415"/>
    <w:rsid w:val="005626B6"/>
    <w:rsid w:val="005635A3"/>
    <w:rsid w:val="005648FE"/>
    <w:rsid w:val="00564E9A"/>
    <w:rsid w:val="00576035"/>
    <w:rsid w:val="00576CD6"/>
    <w:rsid w:val="00581B00"/>
    <w:rsid w:val="005873B7"/>
    <w:rsid w:val="005904C5"/>
    <w:rsid w:val="00590F70"/>
    <w:rsid w:val="00591348"/>
    <w:rsid w:val="00594C7B"/>
    <w:rsid w:val="00596EDF"/>
    <w:rsid w:val="005A1233"/>
    <w:rsid w:val="005A3508"/>
    <w:rsid w:val="005A609D"/>
    <w:rsid w:val="005B0C7C"/>
    <w:rsid w:val="005B1848"/>
    <w:rsid w:val="005B7CC3"/>
    <w:rsid w:val="005C1CAE"/>
    <w:rsid w:val="005C3BAF"/>
    <w:rsid w:val="005C3E38"/>
    <w:rsid w:val="005C6074"/>
    <w:rsid w:val="005D2E17"/>
    <w:rsid w:val="005D3CF4"/>
    <w:rsid w:val="005D42C7"/>
    <w:rsid w:val="005D42E9"/>
    <w:rsid w:val="005D4E4A"/>
    <w:rsid w:val="005D5E0C"/>
    <w:rsid w:val="005E3384"/>
    <w:rsid w:val="005E466D"/>
    <w:rsid w:val="005E4878"/>
    <w:rsid w:val="005E56B8"/>
    <w:rsid w:val="005E62A2"/>
    <w:rsid w:val="006026B2"/>
    <w:rsid w:val="0061425E"/>
    <w:rsid w:val="00626738"/>
    <w:rsid w:val="00626AEF"/>
    <w:rsid w:val="006276AC"/>
    <w:rsid w:val="00631CC2"/>
    <w:rsid w:val="00635710"/>
    <w:rsid w:val="00637766"/>
    <w:rsid w:val="00641274"/>
    <w:rsid w:val="00641F2D"/>
    <w:rsid w:val="006462C5"/>
    <w:rsid w:val="006463EB"/>
    <w:rsid w:val="0064672A"/>
    <w:rsid w:val="0064694E"/>
    <w:rsid w:val="00650B16"/>
    <w:rsid w:val="00651855"/>
    <w:rsid w:val="00655D72"/>
    <w:rsid w:val="00660241"/>
    <w:rsid w:val="006614EF"/>
    <w:rsid w:val="006710CE"/>
    <w:rsid w:val="0067276D"/>
    <w:rsid w:val="00673724"/>
    <w:rsid w:val="00676372"/>
    <w:rsid w:val="0068332A"/>
    <w:rsid w:val="0068552C"/>
    <w:rsid w:val="006933A1"/>
    <w:rsid w:val="00694FC8"/>
    <w:rsid w:val="006950A9"/>
    <w:rsid w:val="006A0137"/>
    <w:rsid w:val="006A0BE4"/>
    <w:rsid w:val="006A12A8"/>
    <w:rsid w:val="006A25DA"/>
    <w:rsid w:val="006A265F"/>
    <w:rsid w:val="006A266D"/>
    <w:rsid w:val="006A4119"/>
    <w:rsid w:val="006A772D"/>
    <w:rsid w:val="006B53F9"/>
    <w:rsid w:val="006B67DF"/>
    <w:rsid w:val="006B6E1D"/>
    <w:rsid w:val="006C180C"/>
    <w:rsid w:val="006D2DEA"/>
    <w:rsid w:val="006D56A9"/>
    <w:rsid w:val="006D73C6"/>
    <w:rsid w:val="006D7AE0"/>
    <w:rsid w:val="006E43F0"/>
    <w:rsid w:val="006E7EFC"/>
    <w:rsid w:val="006F554C"/>
    <w:rsid w:val="007036DA"/>
    <w:rsid w:val="00706399"/>
    <w:rsid w:val="007100CD"/>
    <w:rsid w:val="00711C6B"/>
    <w:rsid w:val="00712C6F"/>
    <w:rsid w:val="00712E48"/>
    <w:rsid w:val="00713576"/>
    <w:rsid w:val="00716E84"/>
    <w:rsid w:val="00725852"/>
    <w:rsid w:val="00727B34"/>
    <w:rsid w:val="00731E09"/>
    <w:rsid w:val="007347C1"/>
    <w:rsid w:val="00734A4B"/>
    <w:rsid w:val="00735D2C"/>
    <w:rsid w:val="00736BA2"/>
    <w:rsid w:val="00744E13"/>
    <w:rsid w:val="0074609D"/>
    <w:rsid w:val="007470EA"/>
    <w:rsid w:val="00751633"/>
    <w:rsid w:val="00751F7C"/>
    <w:rsid w:val="007633CF"/>
    <w:rsid w:val="0076424B"/>
    <w:rsid w:val="007664E0"/>
    <w:rsid w:val="00766D22"/>
    <w:rsid w:val="00766D50"/>
    <w:rsid w:val="00767D87"/>
    <w:rsid w:val="00770C35"/>
    <w:rsid w:val="00770D4C"/>
    <w:rsid w:val="00772FC3"/>
    <w:rsid w:val="0077394D"/>
    <w:rsid w:val="00790836"/>
    <w:rsid w:val="00792B35"/>
    <w:rsid w:val="00795DC3"/>
    <w:rsid w:val="007A007B"/>
    <w:rsid w:val="007A4DE7"/>
    <w:rsid w:val="007A53E0"/>
    <w:rsid w:val="007A6253"/>
    <w:rsid w:val="007A6BE7"/>
    <w:rsid w:val="007B1374"/>
    <w:rsid w:val="007B24AD"/>
    <w:rsid w:val="007B60CE"/>
    <w:rsid w:val="007C0917"/>
    <w:rsid w:val="007C1031"/>
    <w:rsid w:val="007C4FB0"/>
    <w:rsid w:val="007D1D75"/>
    <w:rsid w:val="007D3439"/>
    <w:rsid w:val="007D385C"/>
    <w:rsid w:val="007D3C42"/>
    <w:rsid w:val="007D6EAF"/>
    <w:rsid w:val="007D7065"/>
    <w:rsid w:val="007D7DFC"/>
    <w:rsid w:val="007E23D5"/>
    <w:rsid w:val="007E6141"/>
    <w:rsid w:val="007F6C28"/>
    <w:rsid w:val="007F7DF6"/>
    <w:rsid w:val="00800241"/>
    <w:rsid w:val="00804859"/>
    <w:rsid w:val="0081362F"/>
    <w:rsid w:val="00814D86"/>
    <w:rsid w:val="00815A19"/>
    <w:rsid w:val="00820D13"/>
    <w:rsid w:val="0082432F"/>
    <w:rsid w:val="00830975"/>
    <w:rsid w:val="00837131"/>
    <w:rsid w:val="00850BD0"/>
    <w:rsid w:val="00855A63"/>
    <w:rsid w:val="0086178D"/>
    <w:rsid w:val="00862E9C"/>
    <w:rsid w:val="00863E87"/>
    <w:rsid w:val="00865380"/>
    <w:rsid w:val="00871BF7"/>
    <w:rsid w:val="0087271F"/>
    <w:rsid w:val="008736FA"/>
    <w:rsid w:val="00881087"/>
    <w:rsid w:val="0088223D"/>
    <w:rsid w:val="00891106"/>
    <w:rsid w:val="00891E11"/>
    <w:rsid w:val="0089585B"/>
    <w:rsid w:val="00895DC8"/>
    <w:rsid w:val="0089616B"/>
    <w:rsid w:val="008967F9"/>
    <w:rsid w:val="0089687A"/>
    <w:rsid w:val="00897A99"/>
    <w:rsid w:val="00897D3E"/>
    <w:rsid w:val="008A3EE4"/>
    <w:rsid w:val="008A4C59"/>
    <w:rsid w:val="008B08C9"/>
    <w:rsid w:val="008B2C5C"/>
    <w:rsid w:val="008B62CF"/>
    <w:rsid w:val="008C10AB"/>
    <w:rsid w:val="008C67B5"/>
    <w:rsid w:val="008C702B"/>
    <w:rsid w:val="008D0D58"/>
    <w:rsid w:val="008D2A8D"/>
    <w:rsid w:val="008E0C22"/>
    <w:rsid w:val="008E2891"/>
    <w:rsid w:val="008E38B4"/>
    <w:rsid w:val="008E4CCF"/>
    <w:rsid w:val="008E679B"/>
    <w:rsid w:val="008F53D1"/>
    <w:rsid w:val="008F65D2"/>
    <w:rsid w:val="008F74FA"/>
    <w:rsid w:val="00907822"/>
    <w:rsid w:val="00912A72"/>
    <w:rsid w:val="00913B33"/>
    <w:rsid w:val="009149E9"/>
    <w:rsid w:val="00924CD2"/>
    <w:rsid w:val="00924F0A"/>
    <w:rsid w:val="00925F7F"/>
    <w:rsid w:val="0092623C"/>
    <w:rsid w:val="00927689"/>
    <w:rsid w:val="0093451B"/>
    <w:rsid w:val="00935D7C"/>
    <w:rsid w:val="00941C2B"/>
    <w:rsid w:val="00946EF3"/>
    <w:rsid w:val="00947986"/>
    <w:rsid w:val="00952371"/>
    <w:rsid w:val="00956315"/>
    <w:rsid w:val="00957244"/>
    <w:rsid w:val="00964354"/>
    <w:rsid w:val="0096435D"/>
    <w:rsid w:val="009663ED"/>
    <w:rsid w:val="00974678"/>
    <w:rsid w:val="0098280D"/>
    <w:rsid w:val="00983170"/>
    <w:rsid w:val="0099298A"/>
    <w:rsid w:val="00993D09"/>
    <w:rsid w:val="009973F6"/>
    <w:rsid w:val="009976C6"/>
    <w:rsid w:val="009A3050"/>
    <w:rsid w:val="009A4CA2"/>
    <w:rsid w:val="009B0F7C"/>
    <w:rsid w:val="009B1C26"/>
    <w:rsid w:val="009B3C25"/>
    <w:rsid w:val="009B5A38"/>
    <w:rsid w:val="009C3A08"/>
    <w:rsid w:val="009C540D"/>
    <w:rsid w:val="009C60AF"/>
    <w:rsid w:val="009C7ADB"/>
    <w:rsid w:val="009D594B"/>
    <w:rsid w:val="009D5DA7"/>
    <w:rsid w:val="009E243C"/>
    <w:rsid w:val="009E504A"/>
    <w:rsid w:val="009E615B"/>
    <w:rsid w:val="009E78F7"/>
    <w:rsid w:val="009F0655"/>
    <w:rsid w:val="009F213D"/>
    <w:rsid w:val="009F2332"/>
    <w:rsid w:val="00A00452"/>
    <w:rsid w:val="00A0132B"/>
    <w:rsid w:val="00A03E0A"/>
    <w:rsid w:val="00A04360"/>
    <w:rsid w:val="00A052EA"/>
    <w:rsid w:val="00A05C0A"/>
    <w:rsid w:val="00A10AFC"/>
    <w:rsid w:val="00A129A7"/>
    <w:rsid w:val="00A12B27"/>
    <w:rsid w:val="00A16971"/>
    <w:rsid w:val="00A17044"/>
    <w:rsid w:val="00A17747"/>
    <w:rsid w:val="00A34620"/>
    <w:rsid w:val="00A35299"/>
    <w:rsid w:val="00A408D8"/>
    <w:rsid w:val="00A41CE2"/>
    <w:rsid w:val="00A4368B"/>
    <w:rsid w:val="00A4705A"/>
    <w:rsid w:val="00A50A2A"/>
    <w:rsid w:val="00A52289"/>
    <w:rsid w:val="00A53935"/>
    <w:rsid w:val="00A60B3C"/>
    <w:rsid w:val="00A64DB7"/>
    <w:rsid w:val="00A71F81"/>
    <w:rsid w:val="00A84022"/>
    <w:rsid w:val="00A84044"/>
    <w:rsid w:val="00A84937"/>
    <w:rsid w:val="00A87C12"/>
    <w:rsid w:val="00A87DA3"/>
    <w:rsid w:val="00A91C93"/>
    <w:rsid w:val="00A96870"/>
    <w:rsid w:val="00A97616"/>
    <w:rsid w:val="00AA5F2F"/>
    <w:rsid w:val="00AA651A"/>
    <w:rsid w:val="00AA7129"/>
    <w:rsid w:val="00AB5857"/>
    <w:rsid w:val="00AB66F3"/>
    <w:rsid w:val="00AC05BD"/>
    <w:rsid w:val="00AC17BB"/>
    <w:rsid w:val="00AC2318"/>
    <w:rsid w:val="00AC31B9"/>
    <w:rsid w:val="00AC71C6"/>
    <w:rsid w:val="00AE0BDC"/>
    <w:rsid w:val="00AE0E7B"/>
    <w:rsid w:val="00AE274A"/>
    <w:rsid w:val="00AF220D"/>
    <w:rsid w:val="00AF32A5"/>
    <w:rsid w:val="00AF75A9"/>
    <w:rsid w:val="00B00E30"/>
    <w:rsid w:val="00B059A1"/>
    <w:rsid w:val="00B10AA2"/>
    <w:rsid w:val="00B10E9B"/>
    <w:rsid w:val="00B11532"/>
    <w:rsid w:val="00B11C8F"/>
    <w:rsid w:val="00B15301"/>
    <w:rsid w:val="00B15BB5"/>
    <w:rsid w:val="00B17470"/>
    <w:rsid w:val="00B17CC2"/>
    <w:rsid w:val="00B217FF"/>
    <w:rsid w:val="00B25477"/>
    <w:rsid w:val="00B30906"/>
    <w:rsid w:val="00B316DA"/>
    <w:rsid w:val="00B31B5F"/>
    <w:rsid w:val="00B34373"/>
    <w:rsid w:val="00B419AC"/>
    <w:rsid w:val="00B42A22"/>
    <w:rsid w:val="00B43582"/>
    <w:rsid w:val="00B43B5C"/>
    <w:rsid w:val="00B43FDF"/>
    <w:rsid w:val="00B46D88"/>
    <w:rsid w:val="00B51999"/>
    <w:rsid w:val="00B535A8"/>
    <w:rsid w:val="00B564D1"/>
    <w:rsid w:val="00B57D81"/>
    <w:rsid w:val="00B604B6"/>
    <w:rsid w:val="00B7284B"/>
    <w:rsid w:val="00B80F6C"/>
    <w:rsid w:val="00B94713"/>
    <w:rsid w:val="00B96A81"/>
    <w:rsid w:val="00BA01AB"/>
    <w:rsid w:val="00BA0B37"/>
    <w:rsid w:val="00BA70D1"/>
    <w:rsid w:val="00BC5692"/>
    <w:rsid w:val="00BD3BB3"/>
    <w:rsid w:val="00BD3CFF"/>
    <w:rsid w:val="00BD4039"/>
    <w:rsid w:val="00BD70A7"/>
    <w:rsid w:val="00BE26D7"/>
    <w:rsid w:val="00BE33E0"/>
    <w:rsid w:val="00BE77E7"/>
    <w:rsid w:val="00BF023F"/>
    <w:rsid w:val="00BF06A6"/>
    <w:rsid w:val="00BF0E70"/>
    <w:rsid w:val="00BF3277"/>
    <w:rsid w:val="00BF4697"/>
    <w:rsid w:val="00BF5F6F"/>
    <w:rsid w:val="00BF700C"/>
    <w:rsid w:val="00C01803"/>
    <w:rsid w:val="00C06A93"/>
    <w:rsid w:val="00C06E8E"/>
    <w:rsid w:val="00C103D2"/>
    <w:rsid w:val="00C13EE3"/>
    <w:rsid w:val="00C21472"/>
    <w:rsid w:val="00C2263B"/>
    <w:rsid w:val="00C25055"/>
    <w:rsid w:val="00C27AF1"/>
    <w:rsid w:val="00C3089C"/>
    <w:rsid w:val="00C32F3A"/>
    <w:rsid w:val="00C33C9E"/>
    <w:rsid w:val="00C35B89"/>
    <w:rsid w:val="00C36F34"/>
    <w:rsid w:val="00C37894"/>
    <w:rsid w:val="00C45B15"/>
    <w:rsid w:val="00C50D90"/>
    <w:rsid w:val="00C521E7"/>
    <w:rsid w:val="00C63758"/>
    <w:rsid w:val="00C6449A"/>
    <w:rsid w:val="00C7051A"/>
    <w:rsid w:val="00C72583"/>
    <w:rsid w:val="00C75516"/>
    <w:rsid w:val="00C77529"/>
    <w:rsid w:val="00C8051A"/>
    <w:rsid w:val="00C83206"/>
    <w:rsid w:val="00C934CC"/>
    <w:rsid w:val="00C97094"/>
    <w:rsid w:val="00C97400"/>
    <w:rsid w:val="00CA0540"/>
    <w:rsid w:val="00CA6F43"/>
    <w:rsid w:val="00CB1045"/>
    <w:rsid w:val="00CB5250"/>
    <w:rsid w:val="00CB6C8B"/>
    <w:rsid w:val="00CC0336"/>
    <w:rsid w:val="00CC5665"/>
    <w:rsid w:val="00CD3CFC"/>
    <w:rsid w:val="00CD4A1F"/>
    <w:rsid w:val="00CD67A3"/>
    <w:rsid w:val="00CD7B85"/>
    <w:rsid w:val="00CE0AD7"/>
    <w:rsid w:val="00CE1997"/>
    <w:rsid w:val="00CE2C38"/>
    <w:rsid w:val="00CE2FAE"/>
    <w:rsid w:val="00CE7E2F"/>
    <w:rsid w:val="00D018D8"/>
    <w:rsid w:val="00D026A1"/>
    <w:rsid w:val="00D06C54"/>
    <w:rsid w:val="00D07D5C"/>
    <w:rsid w:val="00D20CC1"/>
    <w:rsid w:val="00D23FB0"/>
    <w:rsid w:val="00D243DD"/>
    <w:rsid w:val="00D2514B"/>
    <w:rsid w:val="00D35799"/>
    <w:rsid w:val="00D36B55"/>
    <w:rsid w:val="00D40AB7"/>
    <w:rsid w:val="00D450CB"/>
    <w:rsid w:val="00D45282"/>
    <w:rsid w:val="00D5033B"/>
    <w:rsid w:val="00D52BAA"/>
    <w:rsid w:val="00D5439D"/>
    <w:rsid w:val="00D54861"/>
    <w:rsid w:val="00D65485"/>
    <w:rsid w:val="00D736FE"/>
    <w:rsid w:val="00D76648"/>
    <w:rsid w:val="00D80AD6"/>
    <w:rsid w:val="00D81593"/>
    <w:rsid w:val="00D81885"/>
    <w:rsid w:val="00D839E2"/>
    <w:rsid w:val="00D876BA"/>
    <w:rsid w:val="00D90E8F"/>
    <w:rsid w:val="00D91AFD"/>
    <w:rsid w:val="00D921DC"/>
    <w:rsid w:val="00D97B1D"/>
    <w:rsid w:val="00DA613D"/>
    <w:rsid w:val="00DA7EDB"/>
    <w:rsid w:val="00DB0586"/>
    <w:rsid w:val="00DB174C"/>
    <w:rsid w:val="00DB222A"/>
    <w:rsid w:val="00DB493E"/>
    <w:rsid w:val="00DB57CB"/>
    <w:rsid w:val="00DB5D73"/>
    <w:rsid w:val="00DB75A0"/>
    <w:rsid w:val="00DB7EA1"/>
    <w:rsid w:val="00DC4BB8"/>
    <w:rsid w:val="00DC72BF"/>
    <w:rsid w:val="00DD0D61"/>
    <w:rsid w:val="00DD0EDB"/>
    <w:rsid w:val="00DD33FD"/>
    <w:rsid w:val="00DE0ACA"/>
    <w:rsid w:val="00DE2A51"/>
    <w:rsid w:val="00DE4D30"/>
    <w:rsid w:val="00DE577E"/>
    <w:rsid w:val="00DE67C5"/>
    <w:rsid w:val="00DE7059"/>
    <w:rsid w:val="00DF0C93"/>
    <w:rsid w:val="00DF1D09"/>
    <w:rsid w:val="00DF41CD"/>
    <w:rsid w:val="00E03856"/>
    <w:rsid w:val="00E04996"/>
    <w:rsid w:val="00E05D4C"/>
    <w:rsid w:val="00E06B73"/>
    <w:rsid w:val="00E10ABD"/>
    <w:rsid w:val="00E1373E"/>
    <w:rsid w:val="00E15E02"/>
    <w:rsid w:val="00E16D26"/>
    <w:rsid w:val="00E21C1E"/>
    <w:rsid w:val="00E22627"/>
    <w:rsid w:val="00E2379A"/>
    <w:rsid w:val="00E23F7D"/>
    <w:rsid w:val="00E24126"/>
    <w:rsid w:val="00E30C23"/>
    <w:rsid w:val="00E3135E"/>
    <w:rsid w:val="00E3573E"/>
    <w:rsid w:val="00E36F33"/>
    <w:rsid w:val="00E40A5D"/>
    <w:rsid w:val="00E416A4"/>
    <w:rsid w:val="00E44F84"/>
    <w:rsid w:val="00E47649"/>
    <w:rsid w:val="00E54A91"/>
    <w:rsid w:val="00E57D6F"/>
    <w:rsid w:val="00E62439"/>
    <w:rsid w:val="00E63AF2"/>
    <w:rsid w:val="00E66D9F"/>
    <w:rsid w:val="00E7027F"/>
    <w:rsid w:val="00E76B5C"/>
    <w:rsid w:val="00E771D4"/>
    <w:rsid w:val="00E81F81"/>
    <w:rsid w:val="00EA1059"/>
    <w:rsid w:val="00EA1912"/>
    <w:rsid w:val="00EB0863"/>
    <w:rsid w:val="00EB5FEC"/>
    <w:rsid w:val="00EB6C8B"/>
    <w:rsid w:val="00EB6D55"/>
    <w:rsid w:val="00EB724A"/>
    <w:rsid w:val="00EB73A0"/>
    <w:rsid w:val="00EC4D91"/>
    <w:rsid w:val="00EC6C0A"/>
    <w:rsid w:val="00ED12CE"/>
    <w:rsid w:val="00ED1534"/>
    <w:rsid w:val="00ED4C31"/>
    <w:rsid w:val="00ED6908"/>
    <w:rsid w:val="00EE4D71"/>
    <w:rsid w:val="00EE6F65"/>
    <w:rsid w:val="00EE7B78"/>
    <w:rsid w:val="00EE7E2C"/>
    <w:rsid w:val="00EF3E06"/>
    <w:rsid w:val="00F00CBE"/>
    <w:rsid w:val="00F03A5F"/>
    <w:rsid w:val="00F06A48"/>
    <w:rsid w:val="00F112C5"/>
    <w:rsid w:val="00F12FAB"/>
    <w:rsid w:val="00F1362C"/>
    <w:rsid w:val="00F14A2A"/>
    <w:rsid w:val="00F17819"/>
    <w:rsid w:val="00F21193"/>
    <w:rsid w:val="00F21C2F"/>
    <w:rsid w:val="00F23EA6"/>
    <w:rsid w:val="00F27C5B"/>
    <w:rsid w:val="00F31457"/>
    <w:rsid w:val="00F363C4"/>
    <w:rsid w:val="00F40943"/>
    <w:rsid w:val="00F45795"/>
    <w:rsid w:val="00F51E49"/>
    <w:rsid w:val="00F51EA1"/>
    <w:rsid w:val="00F51EF0"/>
    <w:rsid w:val="00F52587"/>
    <w:rsid w:val="00F52866"/>
    <w:rsid w:val="00F52C45"/>
    <w:rsid w:val="00F5388C"/>
    <w:rsid w:val="00F558A4"/>
    <w:rsid w:val="00F62C5B"/>
    <w:rsid w:val="00F6578F"/>
    <w:rsid w:val="00F65A40"/>
    <w:rsid w:val="00F80E82"/>
    <w:rsid w:val="00F86FF0"/>
    <w:rsid w:val="00F91030"/>
    <w:rsid w:val="00FB1186"/>
    <w:rsid w:val="00FB4113"/>
    <w:rsid w:val="00FB5BB0"/>
    <w:rsid w:val="00FB5FC4"/>
    <w:rsid w:val="00FB7405"/>
    <w:rsid w:val="00FC04F9"/>
    <w:rsid w:val="00FC7689"/>
    <w:rsid w:val="00FD2CB0"/>
    <w:rsid w:val="00FD45E2"/>
    <w:rsid w:val="00FD7E88"/>
    <w:rsid w:val="00FE0EA6"/>
    <w:rsid w:val="00FE3E37"/>
    <w:rsid w:val="00FE512F"/>
    <w:rsid w:val="00FE6B9C"/>
    <w:rsid w:val="00FF0862"/>
    <w:rsid w:val="00FF25AB"/>
    <w:rsid w:val="00FF52B2"/>
    <w:rsid w:val="00FF7EA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AC726"/>
  <w15:docId w15:val="{C8A5B315-5DCA-4529-8B75-67A6EB01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LO-normal"/>
    <w:next w:val="LO-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LO-normal"/>
    <w:next w:val="LO-normal"/>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
    <w:next w:val="LO-normal"/>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
    <w:next w:val="LO-normal"/>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
    <w:next w:val="LO-normal"/>
    <w:uiPriority w:val="9"/>
    <w:semiHidden/>
    <w:unhideWhenUsed/>
    <w:qFormat/>
    <w:pPr>
      <w:keepNext/>
      <w:keepLines/>
      <w:spacing w:before="220" w:after="40" w:line="240" w:lineRule="auto"/>
      <w:outlineLvl w:val="4"/>
    </w:pPr>
    <w:rPr>
      <w:b/>
    </w:rPr>
  </w:style>
  <w:style w:type="paragraph" w:styleId="Heading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daInternet">
    <w:name w:val="Link da Internet"/>
    <w:rPr>
      <w:color w:val="000080"/>
      <w:u w:val="single"/>
    </w:rPr>
  </w:style>
  <w:style w:type="paragraph" w:styleId="Title">
    <w:name w:val="Title"/>
    <w:basedOn w:val="LO-normal"/>
    <w:next w:val="BodyText"/>
    <w:uiPriority w:val="10"/>
    <w:qFormat/>
    <w:pPr>
      <w:keepNext/>
      <w:keepLines/>
      <w:spacing w:before="480" w:after="120" w:line="240" w:lineRule="auto"/>
    </w:pPr>
    <w:rPr>
      <w:b/>
      <w:sz w:val="72"/>
      <w:szCs w:val="72"/>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LO-normal">
    <w:name w:val="LO-normal"/>
    <w:qFormat/>
    <w:pPr>
      <w:spacing w:after="200" w:line="276" w:lineRule="auto"/>
    </w:pPr>
  </w:style>
  <w:style w:type="paragraph" w:styleId="Subtitle">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CabealhoeRodap">
    <w:name w:val="Cabeçalho e Rodapé"/>
    <w:basedOn w:val="Normal"/>
    <w:qFormat/>
  </w:style>
  <w:style w:type="paragraph" w:styleId="Header">
    <w:name w:val="header"/>
    <w:basedOn w:val="CabealhoeRodap"/>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16377"/>
    <w:rPr>
      <w:sz w:val="16"/>
      <w:szCs w:val="16"/>
    </w:rPr>
  </w:style>
  <w:style w:type="paragraph" w:styleId="CommentText">
    <w:name w:val="annotation text"/>
    <w:basedOn w:val="Normal"/>
    <w:link w:val="CommentTextChar"/>
    <w:uiPriority w:val="99"/>
    <w:semiHidden/>
    <w:unhideWhenUsed/>
    <w:rsid w:val="00516377"/>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516377"/>
    <w:rPr>
      <w:rFonts w:cs="Mangal"/>
      <w:sz w:val="20"/>
      <w:szCs w:val="18"/>
    </w:rPr>
  </w:style>
  <w:style w:type="paragraph" w:styleId="CommentSubject">
    <w:name w:val="annotation subject"/>
    <w:basedOn w:val="CommentText"/>
    <w:next w:val="CommentText"/>
    <w:link w:val="CommentSubjectChar"/>
    <w:uiPriority w:val="99"/>
    <w:semiHidden/>
    <w:unhideWhenUsed/>
    <w:rsid w:val="00516377"/>
    <w:rPr>
      <w:b/>
      <w:bCs/>
    </w:rPr>
  </w:style>
  <w:style w:type="character" w:customStyle="1" w:styleId="CommentSubjectChar">
    <w:name w:val="Comment Subject Char"/>
    <w:basedOn w:val="CommentTextChar"/>
    <w:link w:val="CommentSubject"/>
    <w:uiPriority w:val="99"/>
    <w:semiHidden/>
    <w:rsid w:val="00516377"/>
    <w:rPr>
      <w:rFonts w:cs="Mangal"/>
      <w:b/>
      <w:bCs/>
      <w:sz w:val="20"/>
      <w:szCs w:val="18"/>
    </w:rPr>
  </w:style>
  <w:style w:type="paragraph" w:styleId="BalloonText">
    <w:name w:val="Balloon Text"/>
    <w:basedOn w:val="Normal"/>
    <w:link w:val="BalloonTextChar"/>
    <w:uiPriority w:val="99"/>
    <w:semiHidden/>
    <w:unhideWhenUsed/>
    <w:rsid w:val="00516377"/>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516377"/>
    <w:rPr>
      <w:rFonts w:ascii="Segoe UI" w:hAnsi="Segoe UI" w:cs="Mangal"/>
      <w:sz w:val="18"/>
      <w:szCs w:val="16"/>
    </w:rPr>
  </w:style>
  <w:style w:type="paragraph" w:styleId="Revision">
    <w:name w:val="Revision"/>
    <w:hidden/>
    <w:uiPriority w:val="99"/>
    <w:semiHidden/>
    <w:rsid w:val="00C97400"/>
    <w:pPr>
      <w:suppressAutoHyphens w:val="0"/>
    </w:pPr>
    <w:rPr>
      <w:rFonts w:cs="Mangal"/>
      <w:szCs w:val="20"/>
    </w:rPr>
  </w:style>
  <w:style w:type="paragraph" w:styleId="Footer">
    <w:name w:val="footer"/>
    <w:basedOn w:val="Normal"/>
    <w:link w:val="FooterChar"/>
    <w:uiPriority w:val="99"/>
    <w:unhideWhenUsed/>
    <w:rsid w:val="006B53F9"/>
    <w:pPr>
      <w:tabs>
        <w:tab w:val="center" w:pos="4252"/>
        <w:tab w:val="right" w:pos="8504"/>
      </w:tabs>
      <w:spacing w:after="0" w:line="240" w:lineRule="auto"/>
    </w:pPr>
    <w:rPr>
      <w:rFonts w:cs="Mangal"/>
      <w:szCs w:val="20"/>
    </w:rPr>
  </w:style>
  <w:style w:type="character" w:customStyle="1" w:styleId="FooterChar">
    <w:name w:val="Footer Char"/>
    <w:basedOn w:val="DefaultParagraphFont"/>
    <w:link w:val="Footer"/>
    <w:uiPriority w:val="99"/>
    <w:rsid w:val="006B53F9"/>
    <w:rPr>
      <w:rFonts w:cs="Mangal"/>
      <w:szCs w:val="20"/>
    </w:rPr>
  </w:style>
  <w:style w:type="paragraph" w:styleId="FootnoteText">
    <w:name w:val="footnote text"/>
    <w:basedOn w:val="Normal"/>
    <w:link w:val="FootnoteTextChar"/>
    <w:uiPriority w:val="99"/>
    <w:semiHidden/>
    <w:unhideWhenUsed/>
    <w:rsid w:val="00D921DC"/>
    <w:pPr>
      <w:spacing w:after="0"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21DC"/>
    <w:rPr>
      <w:rFonts w:cs="Mangal"/>
      <w:sz w:val="20"/>
      <w:szCs w:val="18"/>
    </w:rPr>
  </w:style>
  <w:style w:type="character" w:styleId="FootnoteReference">
    <w:name w:val="footnote reference"/>
    <w:basedOn w:val="DefaultParagraphFont"/>
    <w:uiPriority w:val="99"/>
    <w:semiHidden/>
    <w:unhideWhenUsed/>
    <w:rsid w:val="00D921DC"/>
    <w:rPr>
      <w:vertAlign w:val="superscript"/>
    </w:rPr>
  </w:style>
  <w:style w:type="paragraph" w:styleId="EndnoteText">
    <w:name w:val="endnote text"/>
    <w:basedOn w:val="Normal"/>
    <w:link w:val="EndnoteTextChar"/>
    <w:uiPriority w:val="99"/>
    <w:semiHidden/>
    <w:unhideWhenUsed/>
    <w:rsid w:val="00E771D4"/>
    <w:pPr>
      <w:spacing w:after="0" w:line="240" w:lineRule="auto"/>
    </w:pPr>
    <w:rPr>
      <w:rFonts w:cs="Mangal"/>
      <w:sz w:val="20"/>
      <w:szCs w:val="18"/>
    </w:rPr>
  </w:style>
  <w:style w:type="character" w:customStyle="1" w:styleId="EndnoteTextChar">
    <w:name w:val="Endnote Text Char"/>
    <w:basedOn w:val="DefaultParagraphFont"/>
    <w:link w:val="EndnoteText"/>
    <w:uiPriority w:val="99"/>
    <w:semiHidden/>
    <w:rsid w:val="00E771D4"/>
    <w:rPr>
      <w:rFonts w:cs="Mangal"/>
      <w:sz w:val="20"/>
      <w:szCs w:val="18"/>
    </w:rPr>
  </w:style>
  <w:style w:type="character" w:styleId="EndnoteReference">
    <w:name w:val="endnote reference"/>
    <w:basedOn w:val="DefaultParagraphFont"/>
    <w:uiPriority w:val="99"/>
    <w:semiHidden/>
    <w:unhideWhenUsed/>
    <w:rsid w:val="00E771D4"/>
    <w:rPr>
      <w:vertAlign w:val="superscript"/>
    </w:rPr>
  </w:style>
  <w:style w:type="character" w:styleId="Hyperlink">
    <w:name w:val="Hyperlink"/>
    <w:basedOn w:val="DefaultParagraphFont"/>
    <w:uiPriority w:val="99"/>
    <w:unhideWhenUsed/>
    <w:rsid w:val="00554454"/>
    <w:rPr>
      <w:color w:val="0000FF" w:themeColor="hyperlink"/>
      <w:u w:val="single"/>
    </w:rPr>
  </w:style>
  <w:style w:type="character" w:styleId="UnresolvedMention">
    <w:name w:val="Unresolved Mention"/>
    <w:basedOn w:val="DefaultParagraphFont"/>
    <w:uiPriority w:val="99"/>
    <w:semiHidden/>
    <w:unhideWhenUsed/>
    <w:rsid w:val="00554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296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hiujALHA7MsEt9Y8HwHICSikJSA==">AMUW2mWFDjnpX6kpOkmvzvlnwHH6APeCAwVxjzjIo6YjCvS3aSV/F/R+2zs0n2iNj6turvU2e++WpV00WFq09NDuMstvGJOCUsV6ccqjbLPTsTTeSnxQpLW8ddcPhNIfD1V89epOiz9Kk0M8Igk9BfsCrb7ZoB2bCwxv6VziYPM/n4gJCOYdPQDvzlA8LNUN3xWmVYbgtqp+FN1itLFBocFUft6qIgcH31PdQBQuPprsk19sd/Ii10k=</go:docsCustomData>
</go:gDocsCustomXmlDataStorage>
</file>

<file path=customXml/itemProps1.xml><?xml version="1.0" encoding="utf-8"?>
<ds:datastoreItem xmlns:ds="http://schemas.openxmlformats.org/officeDocument/2006/customXml" ds:itemID="{76ED169F-E09C-4F81-A98A-4FFF6E36EA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6102</Words>
  <Characters>34782</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Brauleyn Zofolli Nunes</dc:creator>
  <dc:description/>
  <cp:lastModifiedBy>Ricardo Campos</cp:lastModifiedBy>
  <cp:revision>2</cp:revision>
  <cp:lastPrinted>2020-11-13T23:12:00Z</cp:lastPrinted>
  <dcterms:created xsi:type="dcterms:W3CDTF">2022-12-16T07:14:00Z</dcterms:created>
  <dcterms:modified xsi:type="dcterms:W3CDTF">2022-12-16T07:14:00Z</dcterms:modified>
  <dc:language>pt-BR</dc:language>
</cp:coreProperties>
</file>